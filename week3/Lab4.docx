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21F82" w14:textId="07E73125"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Times New Roman" w:eastAsia="Times New Roman" w:hAnsi="Times New Roman" w:cs="Times New Roman"/>
          <w:noProof/>
          <w:sz w:val="24"/>
          <w:szCs w:val="24"/>
          <w:lang w:eastAsia="en-IN"/>
        </w:rPr>
        <w:drawing>
          <wp:inline distT="0" distB="0" distL="0" distR="0" wp14:anchorId="110CAEFC" wp14:editId="64395E65">
            <wp:extent cx="19050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9FFA7F3"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Hands-on Lab 4: Getting Started with Cognos Analytics</w:t>
      </w:r>
    </w:p>
    <w:p w14:paraId="3FDAFA6E"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b/>
          <w:bCs/>
          <w:color w:val="212529"/>
          <w:sz w:val="24"/>
          <w:szCs w:val="24"/>
          <w:lang w:eastAsia="en-IN"/>
        </w:rPr>
        <w:t>Estimated time needed:</w:t>
      </w:r>
      <w:r w:rsidRPr="00A31C1F">
        <w:rPr>
          <w:rFonts w:ascii="Segoe UI" w:eastAsia="Times New Roman" w:hAnsi="Segoe UI" w:cs="Segoe UI"/>
          <w:color w:val="212529"/>
          <w:sz w:val="24"/>
          <w:szCs w:val="24"/>
          <w:lang w:eastAsia="en-IN"/>
        </w:rPr>
        <w:t> 30 minutes</w:t>
      </w:r>
    </w:p>
    <w:p w14:paraId="4EC6300B"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IBM Cognos Analytics is an AI-</w:t>
      </w:r>
      <w:proofErr w:type="spellStart"/>
      <w:r w:rsidRPr="00A31C1F">
        <w:rPr>
          <w:rFonts w:ascii="Segoe UI" w:eastAsia="Times New Roman" w:hAnsi="Segoe UI" w:cs="Segoe UI"/>
          <w:color w:val="212529"/>
          <w:sz w:val="24"/>
          <w:szCs w:val="24"/>
          <w:lang w:eastAsia="en-IN"/>
        </w:rPr>
        <w:t>fueled</w:t>
      </w:r>
      <w:proofErr w:type="spellEnd"/>
      <w:r w:rsidRPr="00A31C1F">
        <w:rPr>
          <w:rFonts w:ascii="Segoe UI" w:eastAsia="Times New Roman" w:hAnsi="Segoe UI" w:cs="Segoe UI"/>
          <w:color w:val="212529"/>
          <w:sz w:val="24"/>
          <w:szCs w:val="24"/>
          <w:lang w:eastAsia="en-IN"/>
        </w:rPr>
        <w:t xml:space="preserve"> business intelligence platform that supports the entire data analytics cycle, from discovery to operationalization. It provides users with data discovery capabilities to visually explore and interact with their data to identify the key insights for improving data driven decisions. Users can perform data discovery and then quickly assemble that information into interactive, visually appealing dashboards; all without the need of formal training.</w:t>
      </w:r>
    </w:p>
    <w:p w14:paraId="242DE6EC"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In this lab, first you will learn how to sign up for IBM Cognos Analytics trial plan, and learn general navigation around the Cognos Analytics user interface (UI). Next, you will learn how to upload external data files, and finally you will learn how to start a new dashboard with a template, populate it with a data visualization, and save the dashboard.</w:t>
      </w:r>
    </w:p>
    <w:p w14:paraId="1000A5CF"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Software Used in this Lab</w:t>
      </w:r>
    </w:p>
    <w:p w14:paraId="03E5A0EA"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Like the videos in the course, for the hands-on labs we will be using IBM Cognos Analytics trial version (currently limited to 90 days) as this is available at no charge.</w:t>
      </w:r>
    </w:p>
    <w:p w14:paraId="1B5AD2A7"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Dataset Used in this Lab</w:t>
      </w:r>
    </w:p>
    <w:p w14:paraId="06501981"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The dataset used in this lab comes from the following source: </w:t>
      </w:r>
      <w:hyperlink r:id="rId6" w:tgtFrame="_blank" w:history="1">
        <w:r w:rsidRPr="00A31C1F">
          <w:rPr>
            <w:rFonts w:ascii="Segoe UI" w:eastAsia="Times New Roman" w:hAnsi="Segoe UI" w:cs="Segoe UI"/>
            <w:color w:val="007BFF"/>
            <w:sz w:val="24"/>
            <w:szCs w:val="24"/>
            <w:u w:val="single"/>
            <w:lang w:eastAsia="en-IN"/>
          </w:rPr>
          <w:t>https://www.kaggle.com/kyanyoga/sample-sales-data</w:t>
        </w:r>
      </w:hyperlink>
      <w:r w:rsidRPr="00A31C1F">
        <w:rPr>
          <w:rFonts w:ascii="Segoe UI" w:eastAsia="Times New Roman" w:hAnsi="Segoe UI" w:cs="Segoe UI"/>
          <w:color w:val="212529"/>
          <w:sz w:val="24"/>
          <w:szCs w:val="24"/>
          <w:lang w:eastAsia="en-IN"/>
        </w:rPr>
        <w:t> under a </w:t>
      </w:r>
      <w:hyperlink r:id="rId7" w:tgtFrame="_blank" w:history="1">
        <w:r w:rsidRPr="00A31C1F">
          <w:rPr>
            <w:rFonts w:ascii="Segoe UI" w:eastAsia="Times New Roman" w:hAnsi="Segoe UI" w:cs="Segoe UI"/>
            <w:b/>
            <w:bCs/>
            <w:color w:val="007BFF"/>
            <w:sz w:val="24"/>
            <w:szCs w:val="24"/>
            <w:u w:val="single"/>
            <w:lang w:eastAsia="en-IN"/>
          </w:rPr>
          <w:t>CC0: Public Domain license</w:t>
        </w:r>
      </w:hyperlink>
      <w:r w:rsidRPr="00A31C1F">
        <w:rPr>
          <w:rFonts w:ascii="Segoe UI" w:eastAsia="Times New Roman" w:hAnsi="Segoe UI" w:cs="Segoe UI"/>
          <w:color w:val="212529"/>
          <w:sz w:val="24"/>
          <w:szCs w:val="24"/>
          <w:lang w:eastAsia="en-IN"/>
        </w:rPr>
        <w:t>.</w:t>
      </w:r>
    </w:p>
    <w:p w14:paraId="49EF0C41"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Objectives</w:t>
      </w:r>
    </w:p>
    <w:p w14:paraId="72B601C3"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lastRenderedPageBreak/>
        <w:t>After completing this lab, you will be able to:</w:t>
      </w:r>
    </w:p>
    <w:p w14:paraId="4B6E821C" w14:textId="77777777" w:rsidR="00A31C1F" w:rsidRPr="00A31C1F" w:rsidRDefault="00A31C1F" w:rsidP="00A31C1F">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Sign up for a Cognos Analytics trial plan and navigate around the Cognos Analytics user interface.</w:t>
      </w:r>
    </w:p>
    <w:p w14:paraId="69825824" w14:textId="77777777" w:rsidR="00A31C1F" w:rsidRPr="00A31C1F" w:rsidRDefault="00A31C1F" w:rsidP="00A31C1F">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Upload external data files to the Cognos Analytics platform.</w:t>
      </w:r>
    </w:p>
    <w:p w14:paraId="487C5377" w14:textId="77777777" w:rsidR="00A31C1F" w:rsidRPr="00A31C1F" w:rsidRDefault="00A31C1F" w:rsidP="00A31C1F">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Start a new dashboard with a dashboard template and populate it with a data visualization.</w:t>
      </w:r>
    </w:p>
    <w:p w14:paraId="649AD5C5"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 xml:space="preserve">Exercise </w:t>
      </w:r>
      <w:proofErr w:type="gramStart"/>
      <w:r w:rsidRPr="00A31C1F">
        <w:rPr>
          <w:rFonts w:ascii="Segoe UI" w:eastAsia="Times New Roman" w:hAnsi="Segoe UI" w:cs="Segoe UI"/>
          <w:color w:val="212529"/>
          <w:kern w:val="36"/>
          <w:sz w:val="48"/>
          <w:szCs w:val="48"/>
          <w:lang w:eastAsia="en-IN"/>
        </w:rPr>
        <w:t>1 :</w:t>
      </w:r>
      <w:proofErr w:type="gramEnd"/>
      <w:r w:rsidRPr="00A31C1F">
        <w:rPr>
          <w:rFonts w:ascii="Segoe UI" w:eastAsia="Times New Roman" w:hAnsi="Segoe UI" w:cs="Segoe UI"/>
          <w:color w:val="212529"/>
          <w:kern w:val="36"/>
          <w:sz w:val="48"/>
          <w:szCs w:val="48"/>
          <w:lang w:eastAsia="en-IN"/>
        </w:rPr>
        <w:t xml:space="preserve"> Sign up for Cognos Analytics Trial Plan</w:t>
      </w:r>
    </w:p>
    <w:p w14:paraId="2307C2BB"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In this exercise, you will learn how to sign up for an IBM Cognos Analytics trial plan.</w:t>
      </w:r>
    </w:p>
    <w:p w14:paraId="7BC64371" w14:textId="77777777" w:rsidR="00A31C1F" w:rsidRPr="00A31C1F" w:rsidRDefault="00A31C1F" w:rsidP="00A31C1F">
      <w:pPr>
        <w:numPr>
          <w:ilvl w:val="0"/>
          <w:numId w:val="2"/>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Go to </w:t>
      </w:r>
      <w:hyperlink r:id="rId8" w:tgtFrame="_blank" w:history="1">
        <w:r w:rsidRPr="00A31C1F">
          <w:rPr>
            <w:rFonts w:ascii="Segoe UI" w:eastAsia="Times New Roman" w:hAnsi="Segoe UI" w:cs="Segoe UI"/>
            <w:color w:val="007BFF"/>
            <w:sz w:val="24"/>
            <w:szCs w:val="24"/>
            <w:u w:val="single"/>
            <w:lang w:eastAsia="en-IN"/>
          </w:rPr>
          <w:t>Try IBM Cognos Analytics</w:t>
        </w:r>
      </w:hyperlink>
      <w:r w:rsidRPr="00A31C1F">
        <w:rPr>
          <w:rFonts w:ascii="Segoe UI" w:eastAsia="Times New Roman" w:hAnsi="Segoe UI" w:cs="Segoe UI"/>
          <w:color w:val="212529"/>
          <w:sz w:val="24"/>
          <w:szCs w:val="24"/>
          <w:lang w:eastAsia="en-IN"/>
        </w:rPr>
        <w:t>.</w:t>
      </w:r>
    </w:p>
    <w:p w14:paraId="00163925" w14:textId="77777777" w:rsidR="00A31C1F" w:rsidRPr="00A31C1F" w:rsidRDefault="00A31C1F" w:rsidP="00A31C1F">
      <w:pPr>
        <w:numPr>
          <w:ilvl w:val="0"/>
          <w:numId w:val="2"/>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Fill out section </w:t>
      </w:r>
      <w:r w:rsidRPr="00A31C1F">
        <w:rPr>
          <w:rFonts w:ascii="Segoe UI" w:eastAsia="Times New Roman" w:hAnsi="Segoe UI" w:cs="Segoe UI"/>
          <w:b/>
          <w:bCs/>
          <w:color w:val="212529"/>
          <w:sz w:val="24"/>
          <w:szCs w:val="24"/>
          <w:lang w:eastAsia="en-IN"/>
        </w:rPr>
        <w:t>1. Account information</w:t>
      </w:r>
      <w:r w:rsidRPr="00A31C1F">
        <w:rPr>
          <w:rFonts w:ascii="Segoe UI" w:eastAsia="Times New Roman" w:hAnsi="Segoe UI" w:cs="Segoe UI"/>
          <w:color w:val="212529"/>
          <w:sz w:val="24"/>
          <w:szCs w:val="24"/>
          <w:lang w:eastAsia="en-IN"/>
        </w:rPr>
        <w:t> with your information and click </w:t>
      </w:r>
      <w:r w:rsidRPr="00A31C1F">
        <w:rPr>
          <w:rFonts w:ascii="Segoe UI" w:eastAsia="Times New Roman" w:hAnsi="Segoe UI" w:cs="Segoe UI"/>
          <w:b/>
          <w:bCs/>
          <w:color w:val="212529"/>
          <w:sz w:val="24"/>
          <w:szCs w:val="24"/>
          <w:lang w:eastAsia="en-IN"/>
        </w:rPr>
        <w:t>Next</w:t>
      </w:r>
      <w:r w:rsidRPr="00A31C1F">
        <w:rPr>
          <w:rFonts w:ascii="Segoe UI" w:eastAsia="Times New Roman" w:hAnsi="Segoe UI" w:cs="Segoe UI"/>
          <w:color w:val="212529"/>
          <w:sz w:val="24"/>
          <w:szCs w:val="24"/>
          <w:lang w:eastAsia="en-IN"/>
        </w:rPr>
        <w:t xml:space="preserve">. The email address you are going to use here, will be called </w:t>
      </w:r>
      <w:proofErr w:type="spellStart"/>
      <w:r w:rsidRPr="00A31C1F">
        <w:rPr>
          <w:rFonts w:ascii="Segoe UI" w:eastAsia="Times New Roman" w:hAnsi="Segoe UI" w:cs="Segoe UI"/>
          <w:color w:val="212529"/>
          <w:sz w:val="24"/>
          <w:szCs w:val="24"/>
          <w:lang w:eastAsia="en-IN"/>
        </w:rPr>
        <w:t>IBMid</w:t>
      </w:r>
      <w:proofErr w:type="spellEnd"/>
      <w:r w:rsidRPr="00A31C1F">
        <w:rPr>
          <w:rFonts w:ascii="Segoe UI" w:eastAsia="Times New Roman" w:hAnsi="Segoe UI" w:cs="Segoe UI"/>
          <w:color w:val="212529"/>
          <w:sz w:val="24"/>
          <w:szCs w:val="24"/>
          <w:lang w:eastAsia="en-IN"/>
        </w:rPr>
        <w:t>.</w:t>
      </w:r>
      <w:r w:rsidRPr="00A31C1F">
        <w:rPr>
          <w:rFonts w:ascii="Segoe UI" w:eastAsia="Times New Roman" w:hAnsi="Segoe UI" w:cs="Segoe UI"/>
          <w:color w:val="212529"/>
          <w:sz w:val="24"/>
          <w:szCs w:val="24"/>
          <w:lang w:eastAsia="en-IN"/>
        </w:rPr>
        <w:br/>
      </w:r>
      <w:ins w:id="0" w:author="Unknown">
        <w:r w:rsidRPr="00A31C1F">
          <w:rPr>
            <w:rFonts w:ascii="Segoe UI" w:eastAsia="Times New Roman" w:hAnsi="Segoe UI" w:cs="Segoe UI"/>
            <w:color w:val="212529"/>
            <w:sz w:val="24"/>
            <w:szCs w:val="24"/>
            <w:lang w:eastAsia="en-IN"/>
          </w:rPr>
          <w:t xml:space="preserve">If you already have an </w:t>
        </w:r>
        <w:proofErr w:type="spellStart"/>
        <w:r w:rsidRPr="00A31C1F">
          <w:rPr>
            <w:rFonts w:ascii="Segoe UI" w:eastAsia="Times New Roman" w:hAnsi="Segoe UI" w:cs="Segoe UI"/>
            <w:color w:val="212529"/>
            <w:sz w:val="24"/>
            <w:szCs w:val="24"/>
            <w:lang w:eastAsia="en-IN"/>
          </w:rPr>
          <w:t>IBMid</w:t>
        </w:r>
        <w:proofErr w:type="spellEnd"/>
        <w:r w:rsidRPr="00A31C1F">
          <w:rPr>
            <w:rFonts w:ascii="Segoe UI" w:eastAsia="Times New Roman" w:hAnsi="Segoe UI" w:cs="Segoe UI"/>
            <w:color w:val="212529"/>
            <w:sz w:val="24"/>
            <w:szCs w:val="24"/>
            <w:lang w:eastAsia="en-IN"/>
          </w:rPr>
          <w:t>, click </w:t>
        </w:r>
        <w:r w:rsidRPr="00A31C1F">
          <w:rPr>
            <w:rFonts w:ascii="Segoe UI" w:eastAsia="Times New Roman" w:hAnsi="Segoe UI" w:cs="Segoe UI"/>
            <w:b/>
            <w:bCs/>
            <w:color w:val="212529"/>
            <w:sz w:val="24"/>
            <w:szCs w:val="24"/>
            <w:lang w:eastAsia="en-IN"/>
          </w:rPr>
          <w:t>Log in</w:t>
        </w:r>
        <w:r w:rsidRPr="00A31C1F">
          <w:rPr>
            <w:rFonts w:ascii="Segoe UI" w:eastAsia="Times New Roman" w:hAnsi="Segoe UI" w:cs="Segoe UI"/>
            <w:color w:val="212529"/>
            <w:sz w:val="24"/>
            <w:szCs w:val="24"/>
            <w:lang w:eastAsia="en-IN"/>
          </w:rPr>
          <w:t xml:space="preserve">. Enter your </w:t>
        </w:r>
        <w:proofErr w:type="spellStart"/>
        <w:r w:rsidRPr="00A31C1F">
          <w:rPr>
            <w:rFonts w:ascii="Segoe UI" w:eastAsia="Times New Roman" w:hAnsi="Segoe UI" w:cs="Segoe UI"/>
            <w:color w:val="212529"/>
            <w:sz w:val="24"/>
            <w:szCs w:val="24"/>
            <w:lang w:eastAsia="en-IN"/>
          </w:rPr>
          <w:t>IBMid</w:t>
        </w:r>
        <w:proofErr w:type="spellEnd"/>
        <w:r w:rsidRPr="00A31C1F">
          <w:rPr>
            <w:rFonts w:ascii="Segoe UI" w:eastAsia="Times New Roman" w:hAnsi="Segoe UI" w:cs="Segoe UI"/>
            <w:color w:val="212529"/>
            <w:sz w:val="24"/>
            <w:szCs w:val="24"/>
            <w:lang w:eastAsia="en-IN"/>
          </w:rPr>
          <w:t xml:space="preserve"> and password.</w:t>
        </w:r>
      </w:ins>
    </w:p>
    <w:p w14:paraId="6F9AF3EA" w14:textId="68A5C954"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2EA1BAEC" wp14:editId="20C60B22">
            <wp:extent cx="5731510" cy="30156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268C500C"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6FE79D2B" w14:textId="77777777" w:rsidR="00A31C1F" w:rsidRPr="00A31C1F" w:rsidRDefault="00A31C1F" w:rsidP="00A31C1F">
      <w:pPr>
        <w:numPr>
          <w:ilvl w:val="0"/>
          <w:numId w:val="3"/>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Fill out section </w:t>
      </w:r>
      <w:r w:rsidRPr="00A31C1F">
        <w:rPr>
          <w:rFonts w:ascii="Segoe UI" w:eastAsia="Times New Roman" w:hAnsi="Segoe UI" w:cs="Segoe UI"/>
          <w:b/>
          <w:bCs/>
          <w:color w:val="212529"/>
          <w:sz w:val="24"/>
          <w:szCs w:val="24"/>
          <w:lang w:eastAsia="en-IN"/>
        </w:rPr>
        <w:t>2. Additional information</w:t>
      </w:r>
      <w:r w:rsidRPr="00A31C1F">
        <w:rPr>
          <w:rFonts w:ascii="Segoe UI" w:eastAsia="Times New Roman" w:hAnsi="Segoe UI" w:cs="Segoe UI"/>
          <w:color w:val="212529"/>
          <w:sz w:val="24"/>
          <w:szCs w:val="24"/>
          <w:lang w:eastAsia="en-IN"/>
        </w:rPr>
        <w:t xml:space="preserve"> with your information. In the case of the Data </w:t>
      </w:r>
      <w:proofErr w:type="spellStart"/>
      <w:r w:rsidRPr="00A31C1F">
        <w:rPr>
          <w:rFonts w:ascii="Segoe UI" w:eastAsia="Times New Roman" w:hAnsi="Segoe UI" w:cs="Segoe UI"/>
          <w:color w:val="212529"/>
          <w:sz w:val="24"/>
          <w:szCs w:val="24"/>
          <w:lang w:eastAsia="en-IN"/>
        </w:rPr>
        <w:t>Center</w:t>
      </w:r>
      <w:proofErr w:type="spellEnd"/>
      <w:r w:rsidRPr="00A31C1F">
        <w:rPr>
          <w:rFonts w:ascii="Segoe UI" w:eastAsia="Times New Roman" w:hAnsi="Segoe UI" w:cs="Segoe UI"/>
          <w:color w:val="212529"/>
          <w:sz w:val="24"/>
          <w:szCs w:val="24"/>
          <w:lang w:eastAsia="en-IN"/>
        </w:rPr>
        <w:t>, select one which is nearest to your location. Then click </w:t>
      </w:r>
      <w:r w:rsidRPr="00A31C1F">
        <w:rPr>
          <w:rFonts w:ascii="Segoe UI" w:eastAsia="Times New Roman" w:hAnsi="Segoe UI" w:cs="Segoe UI"/>
          <w:b/>
          <w:bCs/>
          <w:color w:val="212529"/>
          <w:sz w:val="24"/>
          <w:szCs w:val="24"/>
          <w:lang w:eastAsia="en-IN"/>
        </w:rPr>
        <w:t>Next</w:t>
      </w:r>
      <w:r w:rsidRPr="00A31C1F">
        <w:rPr>
          <w:rFonts w:ascii="Segoe UI" w:eastAsia="Times New Roman" w:hAnsi="Segoe UI" w:cs="Segoe UI"/>
          <w:color w:val="212529"/>
          <w:sz w:val="24"/>
          <w:szCs w:val="24"/>
          <w:lang w:eastAsia="en-IN"/>
        </w:rPr>
        <w:t>.</w:t>
      </w:r>
    </w:p>
    <w:p w14:paraId="23857F65" w14:textId="0C1DE343"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0D8CC8DD" wp14:editId="3B10BC8B">
            <wp:extent cx="5731510" cy="28124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53751A6F"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4E83FEDF" w14:textId="77777777" w:rsidR="00A31C1F" w:rsidRPr="00A31C1F" w:rsidRDefault="00A31C1F" w:rsidP="00A31C1F">
      <w:pPr>
        <w:numPr>
          <w:ilvl w:val="0"/>
          <w:numId w:val="4"/>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 xml:space="preserve">Now enter the </w:t>
      </w:r>
      <w:proofErr w:type="gramStart"/>
      <w:r w:rsidRPr="00A31C1F">
        <w:rPr>
          <w:rFonts w:ascii="Segoe UI" w:eastAsia="Times New Roman" w:hAnsi="Segoe UI" w:cs="Segoe UI"/>
          <w:color w:val="212529"/>
          <w:sz w:val="24"/>
          <w:szCs w:val="24"/>
          <w:lang w:eastAsia="en-IN"/>
        </w:rPr>
        <w:t>7 digit</w:t>
      </w:r>
      <w:proofErr w:type="gramEnd"/>
      <w:r w:rsidRPr="00A31C1F">
        <w:rPr>
          <w:rFonts w:ascii="Segoe UI" w:eastAsia="Times New Roman" w:hAnsi="Segoe UI" w:cs="Segoe UI"/>
          <w:color w:val="212529"/>
          <w:sz w:val="24"/>
          <w:szCs w:val="24"/>
          <w:lang w:eastAsia="en-IN"/>
        </w:rPr>
        <w:t xml:space="preserve"> code you received on your email address and click </w:t>
      </w:r>
      <w:r w:rsidRPr="00A31C1F">
        <w:rPr>
          <w:rFonts w:ascii="Segoe UI" w:eastAsia="Times New Roman" w:hAnsi="Segoe UI" w:cs="Segoe UI"/>
          <w:b/>
          <w:bCs/>
          <w:color w:val="212529"/>
          <w:sz w:val="24"/>
          <w:szCs w:val="24"/>
          <w:lang w:eastAsia="en-IN"/>
        </w:rPr>
        <w:t>Create account</w:t>
      </w:r>
      <w:r w:rsidRPr="00A31C1F">
        <w:rPr>
          <w:rFonts w:ascii="Segoe UI" w:eastAsia="Times New Roman" w:hAnsi="Segoe UI" w:cs="Segoe UI"/>
          <w:color w:val="212529"/>
          <w:sz w:val="24"/>
          <w:szCs w:val="24"/>
          <w:lang w:eastAsia="en-IN"/>
        </w:rPr>
        <w:t>.</w:t>
      </w:r>
    </w:p>
    <w:p w14:paraId="38D59617" w14:textId="3C9C1257"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6D028F4D" wp14:editId="5291C0BE">
            <wp:extent cx="4290060" cy="701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7010400"/>
                    </a:xfrm>
                    <a:prstGeom prst="rect">
                      <a:avLst/>
                    </a:prstGeom>
                    <a:noFill/>
                    <a:ln>
                      <a:noFill/>
                    </a:ln>
                  </pic:spPr>
                </pic:pic>
              </a:graphicData>
            </a:graphic>
          </wp:inline>
        </w:drawing>
      </w:r>
    </w:p>
    <w:p w14:paraId="74EBCB77"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14E98FA4" w14:textId="77777777" w:rsidR="00A31C1F" w:rsidRPr="00A31C1F" w:rsidRDefault="00A31C1F" w:rsidP="00A31C1F">
      <w:pPr>
        <w:numPr>
          <w:ilvl w:val="0"/>
          <w:numId w:val="5"/>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Click </w:t>
      </w:r>
      <w:r w:rsidRPr="00A31C1F">
        <w:rPr>
          <w:rFonts w:ascii="Segoe UI" w:eastAsia="Times New Roman" w:hAnsi="Segoe UI" w:cs="Segoe UI"/>
          <w:b/>
          <w:bCs/>
          <w:color w:val="212529"/>
          <w:sz w:val="24"/>
          <w:szCs w:val="24"/>
          <w:lang w:eastAsia="en-IN"/>
        </w:rPr>
        <w:t>Proceed</w:t>
      </w:r>
      <w:r w:rsidRPr="00A31C1F">
        <w:rPr>
          <w:rFonts w:ascii="Segoe UI" w:eastAsia="Times New Roman" w:hAnsi="Segoe UI" w:cs="Segoe UI"/>
          <w:color w:val="212529"/>
          <w:sz w:val="24"/>
          <w:szCs w:val="24"/>
          <w:lang w:eastAsia="en-IN"/>
        </w:rPr>
        <w:t>.</w:t>
      </w:r>
    </w:p>
    <w:p w14:paraId="5F384059" w14:textId="61537654"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16406A55" wp14:editId="145D7B64">
            <wp:extent cx="4290060" cy="4290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0060" cy="4290060"/>
                    </a:xfrm>
                    <a:prstGeom prst="rect">
                      <a:avLst/>
                    </a:prstGeom>
                    <a:noFill/>
                    <a:ln>
                      <a:noFill/>
                    </a:ln>
                  </pic:spPr>
                </pic:pic>
              </a:graphicData>
            </a:graphic>
          </wp:inline>
        </w:drawing>
      </w:r>
    </w:p>
    <w:p w14:paraId="0C0971E6"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616336AE" w14:textId="77777777" w:rsidR="00A31C1F" w:rsidRPr="00A31C1F" w:rsidRDefault="00A31C1F" w:rsidP="00A31C1F">
      <w:pPr>
        <w:numPr>
          <w:ilvl w:val="0"/>
          <w:numId w:val="6"/>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 xml:space="preserve">You are now done with the </w:t>
      </w:r>
      <w:proofErr w:type="gramStart"/>
      <w:r w:rsidRPr="00A31C1F">
        <w:rPr>
          <w:rFonts w:ascii="Segoe UI" w:eastAsia="Times New Roman" w:hAnsi="Segoe UI" w:cs="Segoe UI"/>
          <w:color w:val="212529"/>
          <w:sz w:val="24"/>
          <w:szCs w:val="24"/>
          <w:lang w:eastAsia="en-IN"/>
        </w:rPr>
        <w:t>sign up</w:t>
      </w:r>
      <w:proofErr w:type="gramEnd"/>
      <w:r w:rsidRPr="00A31C1F">
        <w:rPr>
          <w:rFonts w:ascii="Segoe UI" w:eastAsia="Times New Roman" w:hAnsi="Segoe UI" w:cs="Segoe UI"/>
          <w:color w:val="212529"/>
          <w:sz w:val="24"/>
          <w:szCs w:val="24"/>
          <w:lang w:eastAsia="en-IN"/>
        </w:rPr>
        <w:t xml:space="preserve"> procedure. You will be redirected to </w:t>
      </w:r>
      <w:hyperlink r:id="rId13" w:tgtFrame="_blank" w:history="1">
        <w:r w:rsidRPr="00A31C1F">
          <w:rPr>
            <w:rFonts w:ascii="Segoe UI" w:eastAsia="Times New Roman" w:hAnsi="Segoe UI" w:cs="Segoe UI"/>
            <w:color w:val="007BFF"/>
            <w:sz w:val="24"/>
            <w:szCs w:val="24"/>
            <w:u w:val="single"/>
            <w:lang w:eastAsia="en-IN"/>
          </w:rPr>
          <w:t>myibm.ibm.com/dashboard/</w:t>
        </w:r>
      </w:hyperlink>
      <w:r w:rsidRPr="00A31C1F">
        <w:rPr>
          <w:rFonts w:ascii="Segoe UI" w:eastAsia="Times New Roman" w:hAnsi="Segoe UI" w:cs="Segoe UI"/>
          <w:color w:val="212529"/>
          <w:sz w:val="24"/>
          <w:szCs w:val="24"/>
          <w:lang w:eastAsia="en-IN"/>
        </w:rPr>
        <w:t> automatically. Wait for some moment until the Coursera on-line training - Data Visualizations trial offering becomes active.</w:t>
      </w:r>
    </w:p>
    <w:p w14:paraId="36359EE8" w14:textId="5171F951"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403C0995" wp14:editId="11A3BC0D">
            <wp:extent cx="5731510" cy="34277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421E0120"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141DF01C" w14:textId="77777777" w:rsidR="00A31C1F" w:rsidRPr="00A31C1F" w:rsidRDefault="00A31C1F" w:rsidP="00A31C1F">
      <w:pPr>
        <w:numPr>
          <w:ilvl w:val="0"/>
          <w:numId w:val="7"/>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Click on the </w:t>
      </w:r>
      <w:r w:rsidRPr="00A31C1F">
        <w:rPr>
          <w:rFonts w:ascii="Segoe UI" w:eastAsia="Times New Roman" w:hAnsi="Segoe UI" w:cs="Segoe UI"/>
          <w:b/>
          <w:bCs/>
          <w:color w:val="212529"/>
          <w:sz w:val="24"/>
          <w:szCs w:val="24"/>
          <w:lang w:eastAsia="en-IN"/>
        </w:rPr>
        <w:t>Launch</w:t>
      </w:r>
      <w:r w:rsidRPr="00A31C1F">
        <w:rPr>
          <w:rFonts w:ascii="Segoe UI" w:eastAsia="Times New Roman" w:hAnsi="Segoe UI" w:cs="Segoe UI"/>
          <w:color w:val="212529"/>
          <w:sz w:val="24"/>
          <w:szCs w:val="24"/>
          <w:lang w:eastAsia="en-IN"/>
        </w:rPr>
        <w:t> button of this offering.</w:t>
      </w:r>
    </w:p>
    <w:p w14:paraId="5B912096" w14:textId="469869AC"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5A4876A3" wp14:editId="24D2D093">
            <wp:extent cx="3810000" cy="5265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5265420"/>
                    </a:xfrm>
                    <a:prstGeom prst="rect">
                      <a:avLst/>
                    </a:prstGeom>
                    <a:noFill/>
                    <a:ln>
                      <a:noFill/>
                    </a:ln>
                  </pic:spPr>
                </pic:pic>
              </a:graphicData>
            </a:graphic>
          </wp:inline>
        </w:drawing>
      </w:r>
    </w:p>
    <w:p w14:paraId="699C0018"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20BC7E40" w14:textId="77777777" w:rsidR="00A31C1F" w:rsidRPr="00A31C1F" w:rsidRDefault="00A31C1F" w:rsidP="00A31C1F">
      <w:pPr>
        <w:numPr>
          <w:ilvl w:val="0"/>
          <w:numId w:val="8"/>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You have successfully launched the Cognos Analytics platform.</w:t>
      </w:r>
    </w:p>
    <w:p w14:paraId="7A441571" w14:textId="63194731"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28FC3F6E" wp14:editId="0B8E09C3">
            <wp:extent cx="5731510" cy="33140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20F79919"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55B91019" w14:textId="77777777" w:rsidR="00A31C1F" w:rsidRPr="00A31C1F" w:rsidRDefault="00A31C1F" w:rsidP="00A31C1F">
      <w:pPr>
        <w:numPr>
          <w:ilvl w:val="0"/>
          <w:numId w:val="9"/>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 xml:space="preserve">From now on, if you want to sign in to the Cognos Analytics platform with your </w:t>
      </w:r>
      <w:proofErr w:type="spellStart"/>
      <w:r w:rsidRPr="00A31C1F">
        <w:rPr>
          <w:rFonts w:ascii="Segoe UI" w:eastAsia="Times New Roman" w:hAnsi="Segoe UI" w:cs="Segoe UI"/>
          <w:color w:val="212529"/>
          <w:sz w:val="24"/>
          <w:szCs w:val="24"/>
          <w:lang w:eastAsia="en-IN"/>
        </w:rPr>
        <w:t>IBMid</w:t>
      </w:r>
      <w:proofErr w:type="spellEnd"/>
      <w:r w:rsidRPr="00A31C1F">
        <w:rPr>
          <w:rFonts w:ascii="Segoe UI" w:eastAsia="Times New Roman" w:hAnsi="Segoe UI" w:cs="Segoe UI"/>
          <w:color w:val="212529"/>
          <w:sz w:val="24"/>
          <w:szCs w:val="24"/>
          <w:lang w:eastAsia="en-IN"/>
        </w:rPr>
        <w:t>, go to </w:t>
      </w:r>
      <w:hyperlink r:id="rId17" w:tgtFrame="_blank" w:history="1">
        <w:r w:rsidRPr="00A31C1F">
          <w:rPr>
            <w:rFonts w:ascii="Segoe UI" w:eastAsia="Times New Roman" w:hAnsi="Segoe UI" w:cs="Segoe UI"/>
            <w:color w:val="007BFF"/>
            <w:sz w:val="24"/>
            <w:szCs w:val="24"/>
            <w:u w:val="single"/>
            <w:lang w:eastAsia="en-IN"/>
          </w:rPr>
          <w:t>myibm.ibm.com</w:t>
        </w:r>
      </w:hyperlink>
      <w:r w:rsidRPr="00A31C1F">
        <w:rPr>
          <w:rFonts w:ascii="Segoe UI" w:eastAsia="Times New Roman" w:hAnsi="Segoe UI" w:cs="Segoe UI"/>
          <w:color w:val="212529"/>
          <w:sz w:val="24"/>
          <w:szCs w:val="24"/>
          <w:lang w:eastAsia="en-IN"/>
        </w:rPr>
        <w:t xml:space="preserve">. Enter your </w:t>
      </w:r>
      <w:proofErr w:type="spellStart"/>
      <w:r w:rsidRPr="00A31C1F">
        <w:rPr>
          <w:rFonts w:ascii="Segoe UI" w:eastAsia="Times New Roman" w:hAnsi="Segoe UI" w:cs="Segoe UI"/>
          <w:color w:val="212529"/>
          <w:sz w:val="24"/>
          <w:szCs w:val="24"/>
          <w:lang w:eastAsia="en-IN"/>
        </w:rPr>
        <w:t>IBMid</w:t>
      </w:r>
      <w:proofErr w:type="spellEnd"/>
      <w:r w:rsidRPr="00A31C1F">
        <w:rPr>
          <w:rFonts w:ascii="Segoe UI" w:eastAsia="Times New Roman" w:hAnsi="Segoe UI" w:cs="Segoe UI"/>
          <w:color w:val="212529"/>
          <w:sz w:val="24"/>
          <w:szCs w:val="24"/>
          <w:lang w:eastAsia="en-IN"/>
        </w:rPr>
        <w:t xml:space="preserve"> and password. Repeat step 7 and 8.</w:t>
      </w:r>
    </w:p>
    <w:p w14:paraId="37AB7BE1" w14:textId="495AA25A"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701A2E3C" wp14:editId="2D34457D">
            <wp:extent cx="48768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3810000"/>
                    </a:xfrm>
                    <a:prstGeom prst="rect">
                      <a:avLst/>
                    </a:prstGeom>
                    <a:noFill/>
                    <a:ln>
                      <a:noFill/>
                    </a:ln>
                  </pic:spPr>
                </pic:pic>
              </a:graphicData>
            </a:graphic>
          </wp:inline>
        </w:drawing>
      </w:r>
    </w:p>
    <w:p w14:paraId="48BC36B0"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lastRenderedPageBreak/>
        <w:br/>
      </w:r>
    </w:p>
    <w:p w14:paraId="778AD081"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 xml:space="preserve">Exercise </w:t>
      </w:r>
      <w:proofErr w:type="gramStart"/>
      <w:r w:rsidRPr="00A31C1F">
        <w:rPr>
          <w:rFonts w:ascii="Segoe UI" w:eastAsia="Times New Roman" w:hAnsi="Segoe UI" w:cs="Segoe UI"/>
          <w:color w:val="212529"/>
          <w:kern w:val="36"/>
          <w:sz w:val="48"/>
          <w:szCs w:val="48"/>
          <w:lang w:eastAsia="en-IN"/>
        </w:rPr>
        <w:t>2 :</w:t>
      </w:r>
      <w:proofErr w:type="gramEnd"/>
      <w:r w:rsidRPr="00A31C1F">
        <w:rPr>
          <w:rFonts w:ascii="Segoe UI" w:eastAsia="Times New Roman" w:hAnsi="Segoe UI" w:cs="Segoe UI"/>
          <w:color w:val="212529"/>
          <w:kern w:val="36"/>
          <w:sz w:val="48"/>
          <w:szCs w:val="48"/>
          <w:lang w:eastAsia="en-IN"/>
        </w:rPr>
        <w:t xml:space="preserve"> Navigate around Cognos Analytics UI and Upload External Data</w:t>
      </w:r>
    </w:p>
    <w:p w14:paraId="236DEB83"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In this exercise, you will learn general navigation around the Cognos Analytics user interface, and learn how to upload external data files.</w:t>
      </w:r>
    </w:p>
    <w:p w14:paraId="4AF0C3CD" w14:textId="77777777" w:rsidR="00A31C1F" w:rsidRPr="00A31C1F" w:rsidRDefault="00A31C1F" w:rsidP="00A31C1F">
      <w:pPr>
        <w:spacing w:after="100" w:afterAutospacing="1" w:line="240" w:lineRule="auto"/>
        <w:outlineLvl w:val="1"/>
        <w:rPr>
          <w:rFonts w:ascii="Segoe UI" w:eastAsia="Times New Roman" w:hAnsi="Segoe UI" w:cs="Segoe UI"/>
          <w:color w:val="212529"/>
          <w:sz w:val="36"/>
          <w:szCs w:val="36"/>
          <w:lang w:eastAsia="en-IN"/>
        </w:rPr>
      </w:pPr>
      <w:r w:rsidRPr="00A31C1F">
        <w:rPr>
          <w:rFonts w:ascii="Segoe UI" w:eastAsia="Times New Roman" w:hAnsi="Segoe UI" w:cs="Segoe UI"/>
          <w:color w:val="212529"/>
          <w:sz w:val="36"/>
          <w:szCs w:val="36"/>
          <w:lang w:eastAsia="en-IN"/>
        </w:rPr>
        <w:t xml:space="preserve">Task </w:t>
      </w:r>
      <w:proofErr w:type="gramStart"/>
      <w:r w:rsidRPr="00A31C1F">
        <w:rPr>
          <w:rFonts w:ascii="Segoe UI" w:eastAsia="Times New Roman" w:hAnsi="Segoe UI" w:cs="Segoe UI"/>
          <w:color w:val="212529"/>
          <w:sz w:val="36"/>
          <w:szCs w:val="36"/>
          <w:lang w:eastAsia="en-IN"/>
        </w:rPr>
        <w:t>A :</w:t>
      </w:r>
      <w:proofErr w:type="gramEnd"/>
      <w:r w:rsidRPr="00A31C1F">
        <w:rPr>
          <w:rFonts w:ascii="Segoe UI" w:eastAsia="Times New Roman" w:hAnsi="Segoe UI" w:cs="Segoe UI"/>
          <w:color w:val="212529"/>
          <w:sz w:val="36"/>
          <w:szCs w:val="36"/>
          <w:lang w:eastAsia="en-IN"/>
        </w:rPr>
        <w:t xml:space="preserve"> General Navigation around the Cognos Analytics UI</w:t>
      </w:r>
    </w:p>
    <w:p w14:paraId="119466B1" w14:textId="77777777" w:rsidR="00A31C1F" w:rsidRPr="00A31C1F" w:rsidRDefault="00A31C1F" w:rsidP="00A31C1F">
      <w:pPr>
        <w:numPr>
          <w:ilvl w:val="0"/>
          <w:numId w:val="10"/>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The goal of the Cognos Analytics user interface (UI) is to provide you with a streamlined way to get started using Cognos Analytics and view content and activities pertinent to them. You will begin your general navigation here.</w:t>
      </w:r>
    </w:p>
    <w:p w14:paraId="05345844" w14:textId="6144395A"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376C9461" wp14:editId="00192F9D">
            <wp:extent cx="5731510" cy="30149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14980"/>
                    </a:xfrm>
                    <a:prstGeom prst="rect">
                      <a:avLst/>
                    </a:prstGeom>
                    <a:noFill/>
                    <a:ln>
                      <a:noFill/>
                    </a:ln>
                  </pic:spPr>
                </pic:pic>
              </a:graphicData>
            </a:graphic>
          </wp:inline>
        </w:drawing>
      </w:r>
    </w:p>
    <w:p w14:paraId="442AD283"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39DAD311" w14:textId="77777777" w:rsidR="00A31C1F" w:rsidRPr="00A31C1F" w:rsidRDefault="00A31C1F" w:rsidP="00A31C1F">
      <w:pPr>
        <w:numPr>
          <w:ilvl w:val="0"/>
          <w:numId w:val="11"/>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Click on the </w:t>
      </w:r>
      <w:r w:rsidRPr="00A31C1F">
        <w:rPr>
          <w:rFonts w:ascii="Segoe UI" w:eastAsia="Times New Roman" w:hAnsi="Segoe UI" w:cs="Segoe UI"/>
          <w:b/>
          <w:bCs/>
          <w:color w:val="212529"/>
          <w:sz w:val="24"/>
          <w:szCs w:val="24"/>
          <w:lang w:eastAsia="en-IN"/>
        </w:rPr>
        <w:t>Welcome Screen</w:t>
      </w:r>
      <w:r w:rsidRPr="00A31C1F">
        <w:rPr>
          <w:rFonts w:ascii="Segoe UI" w:eastAsia="Times New Roman" w:hAnsi="Segoe UI" w:cs="Segoe UI"/>
          <w:color w:val="212529"/>
          <w:sz w:val="24"/>
          <w:szCs w:val="24"/>
          <w:lang w:eastAsia="en-IN"/>
        </w:rPr>
        <w:t> toggle button on the upper right of the canvas to collapse the Welcome Screen’s Getting Started content. The canvas now shows the Recently used files in the </w:t>
      </w:r>
      <w:r w:rsidRPr="00A31C1F">
        <w:rPr>
          <w:rFonts w:ascii="Segoe UI" w:eastAsia="Times New Roman" w:hAnsi="Segoe UI" w:cs="Segoe UI"/>
          <w:b/>
          <w:bCs/>
          <w:color w:val="212529"/>
          <w:sz w:val="24"/>
          <w:szCs w:val="24"/>
          <w:lang w:eastAsia="en-IN"/>
        </w:rPr>
        <w:t>Recent</w:t>
      </w:r>
      <w:r w:rsidRPr="00A31C1F">
        <w:rPr>
          <w:rFonts w:ascii="Segoe UI" w:eastAsia="Times New Roman" w:hAnsi="Segoe UI" w:cs="Segoe UI"/>
          <w:color w:val="212529"/>
          <w:sz w:val="24"/>
          <w:szCs w:val="24"/>
          <w:lang w:eastAsia="en-IN"/>
        </w:rPr>
        <w:t> section, if any, along with the </w:t>
      </w:r>
      <w:r w:rsidRPr="00A31C1F">
        <w:rPr>
          <w:rFonts w:ascii="Segoe UI" w:eastAsia="Times New Roman" w:hAnsi="Segoe UI" w:cs="Segoe UI"/>
          <w:b/>
          <w:bCs/>
          <w:color w:val="212529"/>
          <w:sz w:val="24"/>
          <w:szCs w:val="24"/>
          <w:lang w:eastAsia="en-IN"/>
        </w:rPr>
        <w:t>File drop zone</w:t>
      </w:r>
      <w:r w:rsidRPr="00A31C1F">
        <w:rPr>
          <w:rFonts w:ascii="Segoe UI" w:eastAsia="Times New Roman" w:hAnsi="Segoe UI" w:cs="Segoe UI"/>
          <w:color w:val="212529"/>
          <w:sz w:val="24"/>
          <w:szCs w:val="24"/>
          <w:lang w:eastAsia="en-IN"/>
        </w:rPr>
        <w:t> where you can easily upload your external data files.</w:t>
      </w:r>
    </w:p>
    <w:p w14:paraId="1AE00719" w14:textId="11693A48"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5B852C52" wp14:editId="473D300D">
            <wp:extent cx="5731510" cy="2582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82545"/>
                    </a:xfrm>
                    <a:prstGeom prst="rect">
                      <a:avLst/>
                    </a:prstGeom>
                    <a:noFill/>
                    <a:ln>
                      <a:noFill/>
                    </a:ln>
                  </pic:spPr>
                </pic:pic>
              </a:graphicData>
            </a:graphic>
          </wp:inline>
        </w:drawing>
      </w:r>
    </w:p>
    <w:p w14:paraId="1F7D0E58"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1B9C0BA8" w14:textId="77777777" w:rsidR="00A31C1F" w:rsidRPr="00A31C1F" w:rsidRDefault="00A31C1F" w:rsidP="00A31C1F">
      <w:pPr>
        <w:numPr>
          <w:ilvl w:val="0"/>
          <w:numId w:val="12"/>
        </w:numPr>
        <w:spacing w:before="100" w:beforeAutospacing="1"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Once you begin working with content, the canvas will update with your recently used items. In your Cognos Analytics instance, you may see recent content on the canvas.</w:t>
      </w:r>
    </w:p>
    <w:p w14:paraId="4C77DCA9" w14:textId="77777777" w:rsidR="00A31C1F" w:rsidRPr="00A31C1F" w:rsidRDefault="00A31C1F" w:rsidP="00A31C1F">
      <w:pPr>
        <w:spacing w:after="100" w:afterAutospacing="1" w:line="240" w:lineRule="auto"/>
        <w:outlineLvl w:val="1"/>
        <w:rPr>
          <w:rFonts w:ascii="Segoe UI" w:eastAsia="Times New Roman" w:hAnsi="Segoe UI" w:cs="Segoe UI"/>
          <w:color w:val="212529"/>
          <w:sz w:val="36"/>
          <w:szCs w:val="36"/>
          <w:lang w:eastAsia="en-IN"/>
        </w:rPr>
      </w:pPr>
      <w:r w:rsidRPr="00A31C1F">
        <w:rPr>
          <w:rFonts w:ascii="Segoe UI" w:eastAsia="Times New Roman" w:hAnsi="Segoe UI" w:cs="Segoe UI"/>
          <w:color w:val="212529"/>
          <w:sz w:val="36"/>
          <w:szCs w:val="36"/>
          <w:lang w:eastAsia="en-IN"/>
        </w:rPr>
        <w:t xml:space="preserve">Task </w:t>
      </w:r>
      <w:proofErr w:type="gramStart"/>
      <w:r w:rsidRPr="00A31C1F">
        <w:rPr>
          <w:rFonts w:ascii="Segoe UI" w:eastAsia="Times New Roman" w:hAnsi="Segoe UI" w:cs="Segoe UI"/>
          <w:color w:val="212529"/>
          <w:sz w:val="36"/>
          <w:szCs w:val="36"/>
          <w:lang w:eastAsia="en-IN"/>
        </w:rPr>
        <w:t>B :</w:t>
      </w:r>
      <w:proofErr w:type="gramEnd"/>
      <w:r w:rsidRPr="00A31C1F">
        <w:rPr>
          <w:rFonts w:ascii="Segoe UI" w:eastAsia="Times New Roman" w:hAnsi="Segoe UI" w:cs="Segoe UI"/>
          <w:color w:val="212529"/>
          <w:sz w:val="36"/>
          <w:szCs w:val="36"/>
          <w:lang w:eastAsia="en-IN"/>
        </w:rPr>
        <w:t xml:space="preserve"> Upload External Data Files</w:t>
      </w:r>
    </w:p>
    <w:p w14:paraId="2D5914D0" w14:textId="77777777" w:rsidR="00A31C1F" w:rsidRPr="00A31C1F" w:rsidRDefault="00A31C1F" w:rsidP="00A31C1F">
      <w:pPr>
        <w:numPr>
          <w:ilvl w:val="0"/>
          <w:numId w:val="13"/>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Download the file </w:t>
      </w:r>
      <w:hyperlink r:id="rId21" w:history="1">
        <w:r w:rsidRPr="00A31C1F">
          <w:rPr>
            <w:rFonts w:ascii="Segoe UI" w:eastAsia="Times New Roman" w:hAnsi="Segoe UI" w:cs="Segoe UI"/>
            <w:color w:val="007BFF"/>
            <w:sz w:val="24"/>
            <w:szCs w:val="24"/>
            <w:u w:val="single"/>
            <w:lang w:eastAsia="en-IN"/>
          </w:rPr>
          <w:t>car_sales_data_sample.csv</w:t>
        </w:r>
      </w:hyperlink>
      <w:r w:rsidRPr="00A31C1F">
        <w:rPr>
          <w:rFonts w:ascii="Segoe UI" w:eastAsia="Times New Roman" w:hAnsi="Segoe UI" w:cs="Segoe UI"/>
          <w:color w:val="212529"/>
          <w:sz w:val="24"/>
          <w:szCs w:val="24"/>
          <w:lang w:eastAsia="en-IN"/>
        </w:rPr>
        <w:t>.</w:t>
      </w:r>
    </w:p>
    <w:p w14:paraId="4D804C19" w14:textId="77777777" w:rsidR="00A31C1F" w:rsidRPr="00A31C1F" w:rsidRDefault="00A31C1F" w:rsidP="00A31C1F">
      <w:pPr>
        <w:numPr>
          <w:ilvl w:val="0"/>
          <w:numId w:val="13"/>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To upload a file, you may either drag and drop this file into the File Drop Zone (highlighted in the image above), or you may click </w:t>
      </w:r>
      <w:r w:rsidRPr="00A31C1F">
        <w:rPr>
          <w:rFonts w:ascii="Segoe UI" w:eastAsia="Times New Roman" w:hAnsi="Segoe UI" w:cs="Segoe UI"/>
          <w:b/>
          <w:bCs/>
          <w:color w:val="212529"/>
          <w:sz w:val="24"/>
          <w:szCs w:val="24"/>
          <w:lang w:eastAsia="en-IN"/>
        </w:rPr>
        <w:t>New &gt; Upload files</w:t>
      </w:r>
      <w:r w:rsidRPr="00A31C1F">
        <w:rPr>
          <w:rFonts w:ascii="Segoe UI" w:eastAsia="Times New Roman" w:hAnsi="Segoe UI" w:cs="Segoe UI"/>
          <w:color w:val="212529"/>
          <w:sz w:val="24"/>
          <w:szCs w:val="24"/>
          <w:lang w:eastAsia="en-IN"/>
        </w:rPr>
        <w:t> at the bottom left corner to navigate to where the file is saved. For this lab, we will use the second option. Click </w:t>
      </w:r>
      <w:r w:rsidRPr="00A31C1F">
        <w:rPr>
          <w:rFonts w:ascii="Segoe UI" w:eastAsia="Times New Roman" w:hAnsi="Segoe UI" w:cs="Segoe UI"/>
          <w:b/>
          <w:bCs/>
          <w:color w:val="212529"/>
          <w:sz w:val="24"/>
          <w:szCs w:val="24"/>
          <w:lang w:eastAsia="en-IN"/>
        </w:rPr>
        <w:t>New &gt; Upload files</w:t>
      </w:r>
      <w:r w:rsidRPr="00A31C1F">
        <w:rPr>
          <w:rFonts w:ascii="Segoe UI" w:eastAsia="Times New Roman" w:hAnsi="Segoe UI" w:cs="Segoe UI"/>
          <w:color w:val="212529"/>
          <w:sz w:val="24"/>
          <w:szCs w:val="24"/>
          <w:lang w:eastAsia="en-IN"/>
        </w:rPr>
        <w:t>, then browse to the file download location, select the CSV file, and click </w:t>
      </w:r>
      <w:r w:rsidRPr="00A31C1F">
        <w:rPr>
          <w:rFonts w:ascii="Segoe UI" w:eastAsia="Times New Roman" w:hAnsi="Segoe UI" w:cs="Segoe UI"/>
          <w:b/>
          <w:bCs/>
          <w:color w:val="212529"/>
          <w:sz w:val="24"/>
          <w:szCs w:val="24"/>
          <w:lang w:eastAsia="en-IN"/>
        </w:rPr>
        <w:t>Open</w:t>
      </w:r>
      <w:r w:rsidRPr="00A31C1F">
        <w:rPr>
          <w:rFonts w:ascii="Segoe UI" w:eastAsia="Times New Roman" w:hAnsi="Segoe UI" w:cs="Segoe UI"/>
          <w:color w:val="212529"/>
          <w:sz w:val="24"/>
          <w:szCs w:val="24"/>
          <w:lang w:eastAsia="en-IN"/>
        </w:rPr>
        <w:t>.</w:t>
      </w:r>
    </w:p>
    <w:p w14:paraId="4DF4416F" w14:textId="193424BA"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1F0232E3" wp14:editId="433667AD">
            <wp:extent cx="2857500" cy="491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4914900"/>
                    </a:xfrm>
                    <a:prstGeom prst="rect">
                      <a:avLst/>
                    </a:prstGeom>
                    <a:noFill/>
                    <a:ln>
                      <a:noFill/>
                    </a:ln>
                  </pic:spPr>
                </pic:pic>
              </a:graphicData>
            </a:graphic>
          </wp:inline>
        </w:drawing>
      </w:r>
    </w:p>
    <w:p w14:paraId="2E7F1DCF"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5DA769E9" w14:textId="77777777" w:rsidR="00A31C1F" w:rsidRPr="00A31C1F" w:rsidRDefault="00A31C1F" w:rsidP="00A31C1F">
      <w:pPr>
        <w:numPr>
          <w:ilvl w:val="0"/>
          <w:numId w:val="14"/>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 xml:space="preserve">As the file uploads, notice that under the Switcher Menu, a series of status bars will be visible as the upload process reads and </w:t>
      </w:r>
      <w:proofErr w:type="spellStart"/>
      <w:r w:rsidRPr="00A31C1F">
        <w:rPr>
          <w:rFonts w:ascii="Segoe UI" w:eastAsia="Times New Roman" w:hAnsi="Segoe UI" w:cs="Segoe UI"/>
          <w:color w:val="212529"/>
          <w:sz w:val="24"/>
          <w:szCs w:val="24"/>
          <w:lang w:eastAsia="en-IN"/>
        </w:rPr>
        <w:t>analyzes</w:t>
      </w:r>
      <w:proofErr w:type="spellEnd"/>
      <w:r w:rsidRPr="00A31C1F">
        <w:rPr>
          <w:rFonts w:ascii="Segoe UI" w:eastAsia="Times New Roman" w:hAnsi="Segoe UI" w:cs="Segoe UI"/>
          <w:color w:val="212529"/>
          <w:sz w:val="24"/>
          <w:szCs w:val="24"/>
          <w:lang w:eastAsia="en-IN"/>
        </w:rPr>
        <w:t xml:space="preserve"> the data being brought in.</w:t>
      </w:r>
    </w:p>
    <w:p w14:paraId="7A96F611" w14:textId="731BC30C"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3266F3ED" wp14:editId="72DBBE2D">
            <wp:extent cx="5731510" cy="4184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8465"/>
                    </a:xfrm>
                    <a:prstGeom prst="rect">
                      <a:avLst/>
                    </a:prstGeom>
                    <a:noFill/>
                    <a:ln>
                      <a:noFill/>
                    </a:ln>
                  </pic:spPr>
                </pic:pic>
              </a:graphicData>
            </a:graphic>
          </wp:inline>
        </w:drawing>
      </w:r>
      <w:r w:rsidRPr="00A31C1F">
        <w:rPr>
          <w:rFonts w:ascii="Segoe UI" w:eastAsia="Times New Roman" w:hAnsi="Segoe UI" w:cs="Segoe UI"/>
          <w:color w:val="212529"/>
          <w:sz w:val="24"/>
          <w:szCs w:val="24"/>
          <w:lang w:eastAsia="en-IN"/>
        </w:rPr>
        <w:br/>
      </w:r>
      <w:r w:rsidRPr="00A31C1F">
        <w:rPr>
          <w:rFonts w:ascii="Segoe UI" w:eastAsia="Times New Roman" w:hAnsi="Segoe UI" w:cs="Segoe UI"/>
          <w:noProof/>
          <w:color w:val="212529"/>
          <w:sz w:val="24"/>
          <w:szCs w:val="24"/>
          <w:lang w:eastAsia="en-IN"/>
        </w:rPr>
        <w:drawing>
          <wp:inline distT="0" distB="0" distL="0" distR="0" wp14:anchorId="32A88D30" wp14:editId="7453F494">
            <wp:extent cx="5731510" cy="418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18465"/>
                    </a:xfrm>
                    <a:prstGeom prst="rect">
                      <a:avLst/>
                    </a:prstGeom>
                    <a:noFill/>
                    <a:ln>
                      <a:noFill/>
                    </a:ln>
                  </pic:spPr>
                </pic:pic>
              </a:graphicData>
            </a:graphic>
          </wp:inline>
        </w:drawing>
      </w:r>
    </w:p>
    <w:p w14:paraId="0C6AF5FF"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7E6BE903" w14:textId="77777777" w:rsidR="00A31C1F" w:rsidRPr="00A31C1F" w:rsidRDefault="00A31C1F" w:rsidP="00A31C1F">
      <w:pPr>
        <w:numPr>
          <w:ilvl w:val="0"/>
          <w:numId w:val="15"/>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Once it completes, the status bar will update to show the successful completion before closing.</w:t>
      </w:r>
    </w:p>
    <w:p w14:paraId="0CD70CD5" w14:textId="43FF2A2B"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073D25DC" wp14:editId="06855449">
            <wp:extent cx="5731510" cy="4184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18465"/>
                    </a:xfrm>
                    <a:prstGeom prst="rect">
                      <a:avLst/>
                    </a:prstGeom>
                    <a:noFill/>
                    <a:ln>
                      <a:noFill/>
                    </a:ln>
                  </pic:spPr>
                </pic:pic>
              </a:graphicData>
            </a:graphic>
          </wp:inline>
        </w:drawing>
      </w:r>
    </w:p>
    <w:p w14:paraId="3113FADB"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lastRenderedPageBreak/>
        <w:br/>
      </w:r>
    </w:p>
    <w:p w14:paraId="668B753A" w14:textId="77777777" w:rsidR="00A31C1F" w:rsidRPr="00A31C1F" w:rsidRDefault="00A31C1F" w:rsidP="00A31C1F">
      <w:pPr>
        <w:numPr>
          <w:ilvl w:val="0"/>
          <w:numId w:val="16"/>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In the </w:t>
      </w:r>
      <w:r w:rsidRPr="00A31C1F">
        <w:rPr>
          <w:rFonts w:ascii="Segoe UI" w:eastAsia="Times New Roman" w:hAnsi="Segoe UI" w:cs="Segoe UI"/>
          <w:b/>
          <w:bCs/>
          <w:color w:val="212529"/>
          <w:sz w:val="24"/>
          <w:szCs w:val="24"/>
          <w:lang w:eastAsia="en-IN"/>
        </w:rPr>
        <w:t>Recent</w:t>
      </w:r>
      <w:r w:rsidRPr="00A31C1F">
        <w:rPr>
          <w:rFonts w:ascii="Segoe UI" w:eastAsia="Times New Roman" w:hAnsi="Segoe UI" w:cs="Segoe UI"/>
          <w:color w:val="212529"/>
          <w:sz w:val="24"/>
          <w:szCs w:val="24"/>
          <w:lang w:eastAsia="en-IN"/>
        </w:rPr>
        <w:t> section, you will see the new uploaded data file.</w:t>
      </w:r>
    </w:p>
    <w:p w14:paraId="0F1D31D4" w14:textId="6B519974"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4FE21DF8" wp14:editId="416F7112">
            <wp:extent cx="5731510" cy="20669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6E0D39E0"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0C72387F" w14:textId="77777777" w:rsidR="00A31C1F" w:rsidRPr="00A31C1F" w:rsidRDefault="00A31C1F" w:rsidP="00A31C1F">
      <w:pPr>
        <w:spacing w:after="100" w:afterAutospacing="1" w:line="240" w:lineRule="auto"/>
        <w:outlineLvl w:val="0"/>
        <w:rPr>
          <w:rFonts w:ascii="Segoe UI" w:eastAsia="Times New Roman" w:hAnsi="Segoe UI" w:cs="Segoe UI"/>
          <w:color w:val="212529"/>
          <w:kern w:val="36"/>
          <w:sz w:val="48"/>
          <w:szCs w:val="48"/>
          <w:lang w:eastAsia="en-IN"/>
        </w:rPr>
      </w:pPr>
      <w:r w:rsidRPr="00A31C1F">
        <w:rPr>
          <w:rFonts w:ascii="Segoe UI" w:eastAsia="Times New Roman" w:hAnsi="Segoe UI" w:cs="Segoe UI"/>
          <w:color w:val="212529"/>
          <w:kern w:val="36"/>
          <w:sz w:val="48"/>
          <w:szCs w:val="48"/>
          <w:lang w:eastAsia="en-IN"/>
        </w:rPr>
        <w:t xml:space="preserve">Exercise </w:t>
      </w:r>
      <w:proofErr w:type="gramStart"/>
      <w:r w:rsidRPr="00A31C1F">
        <w:rPr>
          <w:rFonts w:ascii="Segoe UI" w:eastAsia="Times New Roman" w:hAnsi="Segoe UI" w:cs="Segoe UI"/>
          <w:color w:val="212529"/>
          <w:kern w:val="36"/>
          <w:sz w:val="48"/>
          <w:szCs w:val="48"/>
          <w:lang w:eastAsia="en-IN"/>
        </w:rPr>
        <w:t>3 :</w:t>
      </w:r>
      <w:proofErr w:type="gramEnd"/>
      <w:r w:rsidRPr="00A31C1F">
        <w:rPr>
          <w:rFonts w:ascii="Segoe UI" w:eastAsia="Times New Roman" w:hAnsi="Segoe UI" w:cs="Segoe UI"/>
          <w:color w:val="212529"/>
          <w:kern w:val="36"/>
          <w:sz w:val="48"/>
          <w:szCs w:val="48"/>
          <w:lang w:eastAsia="en-IN"/>
        </w:rPr>
        <w:t xml:space="preserve"> Start a New Dashboard with a Template</w:t>
      </w:r>
    </w:p>
    <w:p w14:paraId="14EE05D4" w14:textId="77777777" w:rsidR="00A31C1F" w:rsidRPr="00A31C1F" w:rsidRDefault="00A31C1F" w:rsidP="00A31C1F">
      <w:p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In this exercise, you will learn how to create a new dashboard from a template, populate it with a data visualization, and then save it.</w:t>
      </w:r>
    </w:p>
    <w:p w14:paraId="0A625782" w14:textId="77777777" w:rsidR="00A31C1F" w:rsidRPr="00A31C1F" w:rsidRDefault="00A31C1F" w:rsidP="00A31C1F">
      <w:pPr>
        <w:numPr>
          <w:ilvl w:val="0"/>
          <w:numId w:val="17"/>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Click on the uploaded data file </w:t>
      </w:r>
      <w:r w:rsidRPr="00A31C1F">
        <w:rPr>
          <w:rFonts w:ascii="Segoe UI" w:eastAsia="Times New Roman" w:hAnsi="Segoe UI" w:cs="Segoe UI"/>
          <w:b/>
          <w:bCs/>
          <w:color w:val="212529"/>
          <w:sz w:val="24"/>
          <w:szCs w:val="24"/>
          <w:lang w:eastAsia="en-IN"/>
        </w:rPr>
        <w:t>car_sales_data_sample.csv</w:t>
      </w:r>
      <w:r w:rsidRPr="00A31C1F">
        <w:rPr>
          <w:rFonts w:ascii="Segoe UI" w:eastAsia="Times New Roman" w:hAnsi="Segoe UI" w:cs="Segoe UI"/>
          <w:color w:val="212529"/>
          <w:sz w:val="24"/>
          <w:szCs w:val="24"/>
          <w:lang w:eastAsia="en-IN"/>
        </w:rPr>
        <w:t>.</w:t>
      </w:r>
    </w:p>
    <w:p w14:paraId="79C3C042" w14:textId="078CD7AF"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30A4A403" wp14:editId="20E18A8C">
            <wp:extent cx="5731510" cy="20669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65B3A05B"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371BB0FB" w14:textId="77777777" w:rsidR="00A31C1F" w:rsidRPr="00A31C1F" w:rsidRDefault="00A31C1F" w:rsidP="00A31C1F">
      <w:pPr>
        <w:numPr>
          <w:ilvl w:val="0"/>
          <w:numId w:val="18"/>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The Template window will display allowing you to select the type of dashboard and the template style. Select the </w:t>
      </w:r>
      <w:r w:rsidRPr="00A31C1F">
        <w:rPr>
          <w:rFonts w:ascii="Segoe UI" w:eastAsia="Times New Roman" w:hAnsi="Segoe UI" w:cs="Segoe UI"/>
          <w:b/>
          <w:bCs/>
          <w:color w:val="212529"/>
          <w:sz w:val="24"/>
          <w:szCs w:val="24"/>
          <w:lang w:eastAsia="en-IN"/>
        </w:rPr>
        <w:t>tabbed dashboard style</w:t>
      </w:r>
      <w:r w:rsidRPr="00A31C1F">
        <w:rPr>
          <w:rFonts w:ascii="Segoe UI" w:eastAsia="Times New Roman" w:hAnsi="Segoe UI" w:cs="Segoe UI"/>
          <w:color w:val="212529"/>
          <w:sz w:val="24"/>
          <w:szCs w:val="24"/>
          <w:lang w:eastAsia="en-IN"/>
        </w:rPr>
        <w:t>. This will allow you to have multiple pages for your dashboards. Select the </w:t>
      </w:r>
      <w:r w:rsidRPr="00A31C1F">
        <w:rPr>
          <w:rFonts w:ascii="Segoe UI" w:eastAsia="Times New Roman" w:hAnsi="Segoe UI" w:cs="Segoe UI"/>
          <w:b/>
          <w:bCs/>
          <w:color w:val="212529"/>
          <w:sz w:val="24"/>
          <w:szCs w:val="24"/>
          <w:lang w:eastAsia="en-IN"/>
        </w:rPr>
        <w:t>one-panel template</w:t>
      </w:r>
      <w:r w:rsidRPr="00A31C1F">
        <w:rPr>
          <w:rFonts w:ascii="Segoe UI" w:eastAsia="Times New Roman" w:hAnsi="Segoe UI" w:cs="Segoe UI"/>
          <w:color w:val="212529"/>
          <w:sz w:val="24"/>
          <w:szCs w:val="24"/>
          <w:lang w:eastAsia="en-IN"/>
        </w:rPr>
        <w:t>. Click </w:t>
      </w:r>
      <w:r w:rsidRPr="00A31C1F">
        <w:rPr>
          <w:rFonts w:ascii="Segoe UI" w:eastAsia="Times New Roman" w:hAnsi="Segoe UI" w:cs="Segoe UI"/>
          <w:b/>
          <w:bCs/>
          <w:color w:val="212529"/>
          <w:sz w:val="24"/>
          <w:szCs w:val="24"/>
          <w:lang w:eastAsia="en-IN"/>
        </w:rPr>
        <w:t>Create</w:t>
      </w:r>
      <w:r w:rsidRPr="00A31C1F">
        <w:rPr>
          <w:rFonts w:ascii="Segoe UI" w:eastAsia="Times New Roman" w:hAnsi="Segoe UI" w:cs="Segoe UI"/>
          <w:color w:val="212529"/>
          <w:sz w:val="24"/>
          <w:szCs w:val="24"/>
          <w:lang w:eastAsia="en-IN"/>
        </w:rPr>
        <w:t>.</w:t>
      </w:r>
    </w:p>
    <w:p w14:paraId="3C615291" w14:textId="17C806CD"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3734D6AA" wp14:editId="75494AD0">
            <wp:extent cx="5731510" cy="34436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7CA96627"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09C0F270" w14:textId="77777777" w:rsidR="00A31C1F" w:rsidRPr="00A31C1F" w:rsidRDefault="00A31C1F" w:rsidP="00A31C1F">
      <w:pPr>
        <w:numPr>
          <w:ilvl w:val="0"/>
          <w:numId w:val="19"/>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Now you have created a new empty dashboard using the dashboard template.</w:t>
      </w:r>
    </w:p>
    <w:p w14:paraId="4A21675D" w14:textId="57325854"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011C0DDB" wp14:editId="3870B73C">
            <wp:extent cx="5731510" cy="2729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E8728DB"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2237641A" w14:textId="77777777" w:rsidR="00A31C1F" w:rsidRPr="00A31C1F" w:rsidRDefault="00A31C1F" w:rsidP="00A31C1F">
      <w:pPr>
        <w:numPr>
          <w:ilvl w:val="0"/>
          <w:numId w:val="20"/>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From the </w:t>
      </w:r>
      <w:r w:rsidRPr="00A31C1F">
        <w:rPr>
          <w:rFonts w:ascii="Segoe UI" w:eastAsia="Times New Roman" w:hAnsi="Segoe UI" w:cs="Segoe UI"/>
          <w:b/>
          <w:bCs/>
          <w:color w:val="212529"/>
          <w:sz w:val="24"/>
          <w:szCs w:val="24"/>
          <w:lang w:eastAsia="en-IN"/>
        </w:rPr>
        <w:t>Navigation</w:t>
      </w:r>
      <w:r w:rsidRPr="00A31C1F">
        <w:rPr>
          <w:rFonts w:ascii="Segoe UI" w:eastAsia="Times New Roman" w:hAnsi="Segoe UI" w:cs="Segoe UI"/>
          <w:color w:val="212529"/>
          <w:sz w:val="24"/>
          <w:szCs w:val="24"/>
          <w:lang w:eastAsia="en-IN"/>
        </w:rPr>
        <w:t> panel, select </w:t>
      </w:r>
      <w:r w:rsidRPr="00A31C1F">
        <w:rPr>
          <w:rFonts w:ascii="Segoe UI" w:eastAsia="Times New Roman" w:hAnsi="Segoe UI" w:cs="Segoe UI"/>
          <w:b/>
          <w:bCs/>
          <w:color w:val="212529"/>
          <w:sz w:val="24"/>
          <w:szCs w:val="24"/>
          <w:lang w:eastAsia="en-IN"/>
        </w:rPr>
        <w:t>Sources</w:t>
      </w:r>
      <w:r w:rsidRPr="00A31C1F">
        <w:rPr>
          <w:rFonts w:ascii="Segoe UI" w:eastAsia="Times New Roman" w:hAnsi="Segoe UI" w:cs="Segoe UI"/>
          <w:color w:val="212529"/>
          <w:sz w:val="24"/>
          <w:szCs w:val="24"/>
          <w:lang w:eastAsia="en-IN"/>
        </w:rPr>
        <w:t> to open the data source panel, if it is not already open. The </w:t>
      </w:r>
      <w:r w:rsidRPr="00A31C1F">
        <w:rPr>
          <w:rFonts w:ascii="Segoe UI" w:eastAsia="Times New Roman" w:hAnsi="Segoe UI" w:cs="Segoe UI"/>
          <w:b/>
          <w:bCs/>
          <w:color w:val="212529"/>
          <w:sz w:val="24"/>
          <w:szCs w:val="24"/>
          <w:lang w:eastAsia="en-IN"/>
        </w:rPr>
        <w:t>Data Source</w:t>
      </w:r>
      <w:r w:rsidRPr="00A31C1F">
        <w:rPr>
          <w:rFonts w:ascii="Segoe UI" w:eastAsia="Times New Roman" w:hAnsi="Segoe UI" w:cs="Segoe UI"/>
          <w:color w:val="212529"/>
          <w:sz w:val="24"/>
          <w:szCs w:val="24"/>
          <w:lang w:eastAsia="en-IN"/>
        </w:rPr>
        <w:t> panel displays the uploaded file </w:t>
      </w:r>
      <w:r w:rsidRPr="00A31C1F">
        <w:rPr>
          <w:rFonts w:ascii="Segoe UI" w:eastAsia="Times New Roman" w:hAnsi="Segoe UI" w:cs="Segoe UI"/>
          <w:b/>
          <w:bCs/>
          <w:color w:val="212529"/>
          <w:sz w:val="24"/>
          <w:szCs w:val="24"/>
          <w:lang w:eastAsia="en-IN"/>
        </w:rPr>
        <w:t>"car_sales_data_sample.csv"</w:t>
      </w:r>
      <w:r w:rsidRPr="00A31C1F">
        <w:rPr>
          <w:rFonts w:ascii="Segoe UI" w:eastAsia="Times New Roman" w:hAnsi="Segoe UI" w:cs="Segoe UI"/>
          <w:color w:val="212529"/>
          <w:sz w:val="24"/>
          <w:szCs w:val="24"/>
          <w:lang w:eastAsia="en-IN"/>
        </w:rPr>
        <w:t> as the Selected Source.</w:t>
      </w:r>
    </w:p>
    <w:p w14:paraId="42080DBD" w14:textId="6C781984"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2C4C32B9" wp14:editId="288409C9">
            <wp:extent cx="57912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 cy="2667000"/>
                    </a:xfrm>
                    <a:prstGeom prst="rect">
                      <a:avLst/>
                    </a:prstGeom>
                    <a:noFill/>
                    <a:ln>
                      <a:noFill/>
                    </a:ln>
                  </pic:spPr>
                </pic:pic>
              </a:graphicData>
            </a:graphic>
          </wp:inline>
        </w:drawing>
      </w:r>
    </w:p>
    <w:p w14:paraId="4A03F2C3"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1484FA49" w14:textId="77777777" w:rsidR="00A31C1F" w:rsidRPr="00A31C1F" w:rsidRDefault="00A31C1F" w:rsidP="00A31C1F">
      <w:pPr>
        <w:numPr>
          <w:ilvl w:val="0"/>
          <w:numId w:val="21"/>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From the </w:t>
      </w:r>
      <w:r w:rsidRPr="00A31C1F">
        <w:rPr>
          <w:rFonts w:ascii="Segoe UI" w:eastAsia="Times New Roman" w:hAnsi="Segoe UI" w:cs="Segoe UI"/>
          <w:b/>
          <w:bCs/>
          <w:color w:val="212529"/>
          <w:sz w:val="24"/>
          <w:szCs w:val="24"/>
          <w:lang w:eastAsia="en-IN"/>
        </w:rPr>
        <w:t>Data Source</w:t>
      </w:r>
      <w:r w:rsidRPr="00A31C1F">
        <w:rPr>
          <w:rFonts w:ascii="Segoe UI" w:eastAsia="Times New Roman" w:hAnsi="Segoe UI" w:cs="Segoe UI"/>
          <w:color w:val="212529"/>
          <w:sz w:val="24"/>
          <w:szCs w:val="24"/>
          <w:lang w:eastAsia="en-IN"/>
        </w:rPr>
        <w:t> panel, select </w:t>
      </w:r>
      <w:r w:rsidRPr="00A31C1F">
        <w:rPr>
          <w:rFonts w:ascii="Segoe UI" w:eastAsia="Times New Roman" w:hAnsi="Segoe UI" w:cs="Segoe UI"/>
          <w:b/>
          <w:bCs/>
          <w:color w:val="212529"/>
          <w:sz w:val="24"/>
          <w:szCs w:val="24"/>
          <w:lang w:eastAsia="en-IN"/>
        </w:rPr>
        <w:t>SALES</w:t>
      </w:r>
      <w:r w:rsidRPr="00A31C1F">
        <w:rPr>
          <w:rFonts w:ascii="Segoe UI" w:eastAsia="Times New Roman" w:hAnsi="Segoe UI" w:cs="Segoe UI"/>
          <w:color w:val="212529"/>
          <w:sz w:val="24"/>
          <w:szCs w:val="24"/>
          <w:lang w:eastAsia="en-IN"/>
        </w:rPr>
        <w:t>. Drag it to the </w:t>
      </w:r>
      <w:r w:rsidRPr="00A31C1F">
        <w:rPr>
          <w:rFonts w:ascii="Segoe UI" w:eastAsia="Times New Roman" w:hAnsi="Segoe UI" w:cs="Segoe UI"/>
          <w:b/>
          <w:bCs/>
          <w:color w:val="212529"/>
          <w:sz w:val="24"/>
          <w:szCs w:val="24"/>
          <w:lang w:eastAsia="en-IN"/>
        </w:rPr>
        <w:t>Panel</w:t>
      </w:r>
      <w:r w:rsidRPr="00A31C1F">
        <w:rPr>
          <w:rFonts w:ascii="Segoe UI" w:eastAsia="Times New Roman" w:hAnsi="Segoe UI" w:cs="Segoe UI"/>
          <w:color w:val="212529"/>
          <w:sz w:val="24"/>
          <w:szCs w:val="24"/>
          <w:lang w:eastAsia="en-IN"/>
        </w:rPr>
        <w:t> and release.</w:t>
      </w:r>
    </w:p>
    <w:p w14:paraId="4C827505" w14:textId="4BFED3A3"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0242A47A" wp14:editId="40C47665">
            <wp:extent cx="5731510" cy="37877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787775"/>
                    </a:xfrm>
                    <a:prstGeom prst="rect">
                      <a:avLst/>
                    </a:prstGeom>
                    <a:noFill/>
                    <a:ln>
                      <a:noFill/>
                    </a:ln>
                  </pic:spPr>
                </pic:pic>
              </a:graphicData>
            </a:graphic>
          </wp:inline>
        </w:drawing>
      </w:r>
    </w:p>
    <w:p w14:paraId="43D02AFD"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240E1483" w14:textId="77777777" w:rsidR="00A31C1F" w:rsidRPr="00A31C1F" w:rsidRDefault="00A31C1F" w:rsidP="00A31C1F">
      <w:pPr>
        <w:numPr>
          <w:ilvl w:val="0"/>
          <w:numId w:val="22"/>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Now you have successfully started to populate your dashboard with data visualizations too!</w:t>
      </w:r>
    </w:p>
    <w:p w14:paraId="4B35AEF2" w14:textId="01855EBC"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lastRenderedPageBreak/>
        <w:drawing>
          <wp:inline distT="0" distB="0" distL="0" distR="0" wp14:anchorId="51AC7CF3" wp14:editId="1F1EF40D">
            <wp:extent cx="499872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8720" cy="3810000"/>
                    </a:xfrm>
                    <a:prstGeom prst="rect">
                      <a:avLst/>
                    </a:prstGeom>
                    <a:noFill/>
                    <a:ln>
                      <a:noFill/>
                    </a:ln>
                  </pic:spPr>
                </pic:pic>
              </a:graphicData>
            </a:graphic>
          </wp:inline>
        </w:drawing>
      </w:r>
    </w:p>
    <w:p w14:paraId="65854D15"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br/>
      </w:r>
    </w:p>
    <w:p w14:paraId="45EB104C" w14:textId="77777777" w:rsidR="00A31C1F" w:rsidRPr="00A31C1F" w:rsidRDefault="00A31C1F" w:rsidP="00A31C1F">
      <w:pPr>
        <w:numPr>
          <w:ilvl w:val="0"/>
          <w:numId w:val="23"/>
        </w:numPr>
        <w:spacing w:after="100" w:afterAutospacing="1" w:line="240" w:lineRule="auto"/>
        <w:rPr>
          <w:rFonts w:ascii="Segoe UI" w:eastAsia="Times New Roman" w:hAnsi="Segoe UI" w:cs="Segoe UI"/>
          <w:color w:val="212529"/>
          <w:sz w:val="24"/>
          <w:szCs w:val="24"/>
          <w:lang w:eastAsia="en-IN"/>
        </w:rPr>
      </w:pPr>
      <w:r w:rsidRPr="00A31C1F">
        <w:rPr>
          <w:rFonts w:ascii="Segoe UI" w:eastAsia="Times New Roman" w:hAnsi="Segoe UI" w:cs="Segoe UI"/>
          <w:color w:val="212529"/>
          <w:sz w:val="24"/>
          <w:szCs w:val="24"/>
          <w:lang w:eastAsia="en-IN"/>
        </w:rPr>
        <w:t>To save the newly created dashboard, press </w:t>
      </w:r>
      <w:r w:rsidRPr="00A31C1F">
        <w:rPr>
          <w:rFonts w:ascii="Segoe UI" w:eastAsia="Times New Roman" w:hAnsi="Segoe UI" w:cs="Segoe UI"/>
          <w:b/>
          <w:bCs/>
          <w:color w:val="212529"/>
          <w:sz w:val="24"/>
          <w:szCs w:val="24"/>
          <w:lang w:eastAsia="en-IN"/>
        </w:rPr>
        <w:t>CTRL+S</w:t>
      </w:r>
      <w:r w:rsidRPr="00A31C1F">
        <w:rPr>
          <w:rFonts w:ascii="Segoe UI" w:eastAsia="Times New Roman" w:hAnsi="Segoe UI" w:cs="Segoe UI"/>
          <w:color w:val="212529"/>
          <w:sz w:val="24"/>
          <w:szCs w:val="24"/>
          <w:lang w:eastAsia="en-IN"/>
        </w:rPr>
        <w:t>. Select </w:t>
      </w:r>
      <w:r w:rsidRPr="00A31C1F">
        <w:rPr>
          <w:rFonts w:ascii="Segoe UI" w:eastAsia="Times New Roman" w:hAnsi="Segoe UI" w:cs="Segoe UI"/>
          <w:b/>
          <w:bCs/>
          <w:color w:val="212529"/>
          <w:sz w:val="24"/>
          <w:szCs w:val="24"/>
          <w:lang w:eastAsia="en-IN"/>
        </w:rPr>
        <w:t>My content</w:t>
      </w:r>
      <w:r w:rsidRPr="00A31C1F">
        <w:rPr>
          <w:rFonts w:ascii="Segoe UI" w:eastAsia="Times New Roman" w:hAnsi="Segoe UI" w:cs="Segoe UI"/>
          <w:color w:val="212529"/>
          <w:sz w:val="24"/>
          <w:szCs w:val="24"/>
          <w:lang w:eastAsia="en-IN"/>
        </w:rPr>
        <w:t> as the </w:t>
      </w:r>
      <w:r w:rsidRPr="00A31C1F">
        <w:rPr>
          <w:rFonts w:ascii="Segoe UI" w:eastAsia="Times New Roman" w:hAnsi="Segoe UI" w:cs="Segoe UI"/>
          <w:b/>
          <w:bCs/>
          <w:color w:val="212529"/>
          <w:sz w:val="24"/>
          <w:szCs w:val="24"/>
          <w:lang w:eastAsia="en-IN"/>
        </w:rPr>
        <w:t>Destination</w:t>
      </w:r>
      <w:r w:rsidRPr="00A31C1F">
        <w:rPr>
          <w:rFonts w:ascii="Segoe UI" w:eastAsia="Times New Roman" w:hAnsi="Segoe UI" w:cs="Segoe UI"/>
          <w:color w:val="212529"/>
          <w:sz w:val="24"/>
          <w:szCs w:val="24"/>
          <w:lang w:eastAsia="en-IN"/>
        </w:rPr>
        <w:t> and click </w:t>
      </w:r>
      <w:r w:rsidRPr="00A31C1F">
        <w:rPr>
          <w:rFonts w:ascii="Segoe UI" w:eastAsia="Times New Roman" w:hAnsi="Segoe UI" w:cs="Segoe UI"/>
          <w:b/>
          <w:bCs/>
          <w:color w:val="212529"/>
          <w:sz w:val="24"/>
          <w:szCs w:val="24"/>
          <w:lang w:eastAsia="en-IN"/>
        </w:rPr>
        <w:t>Save</w:t>
      </w:r>
      <w:r w:rsidRPr="00A31C1F">
        <w:rPr>
          <w:rFonts w:ascii="Segoe UI" w:eastAsia="Times New Roman" w:hAnsi="Segoe UI" w:cs="Segoe UI"/>
          <w:color w:val="212529"/>
          <w:sz w:val="24"/>
          <w:szCs w:val="24"/>
          <w:lang w:eastAsia="en-IN"/>
        </w:rPr>
        <w:t>.</w:t>
      </w:r>
    </w:p>
    <w:p w14:paraId="65DCFC23" w14:textId="368E4852" w:rsidR="00A31C1F" w:rsidRPr="00A31C1F" w:rsidRDefault="00A31C1F" w:rsidP="00A31C1F">
      <w:pPr>
        <w:spacing w:beforeAutospacing="1" w:after="0" w:afterAutospacing="1" w:line="240" w:lineRule="auto"/>
        <w:ind w:left="720"/>
        <w:rPr>
          <w:rFonts w:ascii="Segoe UI" w:eastAsia="Times New Roman" w:hAnsi="Segoe UI" w:cs="Segoe UI"/>
          <w:color w:val="212529"/>
          <w:sz w:val="24"/>
          <w:szCs w:val="24"/>
          <w:lang w:eastAsia="en-IN"/>
        </w:rPr>
      </w:pPr>
      <w:r w:rsidRPr="00A31C1F">
        <w:rPr>
          <w:rFonts w:ascii="Segoe UI" w:eastAsia="Times New Roman" w:hAnsi="Segoe UI" w:cs="Segoe UI"/>
          <w:noProof/>
          <w:color w:val="212529"/>
          <w:sz w:val="24"/>
          <w:szCs w:val="24"/>
          <w:lang w:eastAsia="en-IN"/>
        </w:rPr>
        <w:drawing>
          <wp:inline distT="0" distB="0" distL="0" distR="0" wp14:anchorId="6142674F" wp14:editId="1F3B0728">
            <wp:extent cx="55245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p>
    <w:p w14:paraId="69C1C452" w14:textId="77777777" w:rsidR="00A31C1F" w:rsidRPr="00A31C1F" w:rsidRDefault="00A31C1F" w:rsidP="00A31C1F">
      <w:pPr>
        <w:spacing w:after="0" w:line="240" w:lineRule="auto"/>
        <w:rPr>
          <w:rFonts w:ascii="Times New Roman" w:eastAsia="Times New Roman" w:hAnsi="Times New Roman" w:cs="Times New Roman"/>
          <w:sz w:val="24"/>
          <w:szCs w:val="24"/>
          <w:lang w:eastAsia="en-IN"/>
        </w:rPr>
      </w:pPr>
      <w:r w:rsidRPr="00A31C1F">
        <w:rPr>
          <w:rFonts w:ascii="Segoe UI" w:eastAsia="Times New Roman" w:hAnsi="Segoe UI" w:cs="Segoe UI"/>
          <w:color w:val="212529"/>
          <w:sz w:val="24"/>
          <w:szCs w:val="24"/>
          <w:lang w:eastAsia="en-IN"/>
        </w:rPr>
        <w:lastRenderedPageBreak/>
        <w:br/>
      </w:r>
    </w:p>
    <w:p w14:paraId="4995766C" w14:textId="77777777" w:rsidR="00A31C1F" w:rsidRPr="00A31C1F" w:rsidRDefault="00A31C1F" w:rsidP="00A31C1F">
      <w:pPr>
        <w:spacing w:after="100" w:afterAutospacing="1" w:line="240" w:lineRule="auto"/>
        <w:outlineLvl w:val="2"/>
        <w:rPr>
          <w:rFonts w:ascii="Segoe UI" w:eastAsia="Times New Roman" w:hAnsi="Segoe UI" w:cs="Segoe UI"/>
          <w:color w:val="212529"/>
          <w:sz w:val="27"/>
          <w:szCs w:val="27"/>
          <w:lang w:eastAsia="en-IN"/>
        </w:rPr>
      </w:pPr>
      <w:r w:rsidRPr="00A31C1F">
        <w:rPr>
          <w:rFonts w:ascii="Segoe UI" w:eastAsia="Times New Roman" w:hAnsi="Segoe UI" w:cs="Segoe UI"/>
          <w:color w:val="212529"/>
          <w:sz w:val="27"/>
          <w:szCs w:val="27"/>
          <w:lang w:eastAsia="en-IN"/>
        </w:rPr>
        <w:t>Congratulations! You have completed Lab 4, and you are ready for the next topic.</w:t>
      </w:r>
    </w:p>
    <w:p w14:paraId="08FB174C" w14:textId="77777777" w:rsidR="00D93562" w:rsidRDefault="00D93562"/>
    <w:sectPr w:rsidR="00D935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52C1"/>
    <w:multiLevelType w:val="multilevel"/>
    <w:tmpl w:val="1DC0AD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531F6"/>
    <w:multiLevelType w:val="multilevel"/>
    <w:tmpl w:val="CD0E15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236E2"/>
    <w:multiLevelType w:val="multilevel"/>
    <w:tmpl w:val="7D72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6045BF"/>
    <w:multiLevelType w:val="multilevel"/>
    <w:tmpl w:val="C994F1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2A1117"/>
    <w:multiLevelType w:val="multilevel"/>
    <w:tmpl w:val="A0FC6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F224B"/>
    <w:multiLevelType w:val="multilevel"/>
    <w:tmpl w:val="A04068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093C74"/>
    <w:multiLevelType w:val="multilevel"/>
    <w:tmpl w:val="E89AEB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C26625"/>
    <w:multiLevelType w:val="multilevel"/>
    <w:tmpl w:val="CFB87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736CEE"/>
    <w:multiLevelType w:val="multilevel"/>
    <w:tmpl w:val="89AC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144F7"/>
    <w:multiLevelType w:val="multilevel"/>
    <w:tmpl w:val="FBF203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B04F65"/>
    <w:multiLevelType w:val="multilevel"/>
    <w:tmpl w:val="4AD430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CE63DD"/>
    <w:multiLevelType w:val="multilevel"/>
    <w:tmpl w:val="A698A9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5D5D04"/>
    <w:multiLevelType w:val="multilevel"/>
    <w:tmpl w:val="54CEFB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5C5DC0"/>
    <w:multiLevelType w:val="multilevel"/>
    <w:tmpl w:val="8BCCBA1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851608"/>
    <w:multiLevelType w:val="multilevel"/>
    <w:tmpl w:val="B8865F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450A3"/>
    <w:multiLevelType w:val="multilevel"/>
    <w:tmpl w:val="9F4EF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E276C3"/>
    <w:multiLevelType w:val="multilevel"/>
    <w:tmpl w:val="AFD40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F202B3"/>
    <w:multiLevelType w:val="multilevel"/>
    <w:tmpl w:val="54C441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6F672E"/>
    <w:multiLevelType w:val="multilevel"/>
    <w:tmpl w:val="2CB8F1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A26014"/>
    <w:multiLevelType w:val="multilevel"/>
    <w:tmpl w:val="30128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900294"/>
    <w:multiLevelType w:val="multilevel"/>
    <w:tmpl w:val="3B92A4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2A3BE7"/>
    <w:multiLevelType w:val="multilevel"/>
    <w:tmpl w:val="8DBA7D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092764"/>
    <w:multiLevelType w:val="multilevel"/>
    <w:tmpl w:val="BAF272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6146CE"/>
    <w:multiLevelType w:val="multilevel"/>
    <w:tmpl w:val="3D7642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681F8F"/>
    <w:multiLevelType w:val="multilevel"/>
    <w:tmpl w:val="C912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5"/>
  </w:num>
  <w:num w:numId="3">
    <w:abstractNumId w:val="0"/>
  </w:num>
  <w:num w:numId="4">
    <w:abstractNumId w:val="10"/>
  </w:num>
  <w:num w:numId="5">
    <w:abstractNumId w:val="22"/>
  </w:num>
  <w:num w:numId="6">
    <w:abstractNumId w:val="18"/>
  </w:num>
  <w:num w:numId="7">
    <w:abstractNumId w:val="5"/>
  </w:num>
  <w:num w:numId="8">
    <w:abstractNumId w:val="13"/>
  </w:num>
  <w:num w:numId="9">
    <w:abstractNumId w:val="1"/>
  </w:num>
  <w:num w:numId="10">
    <w:abstractNumId w:val="8"/>
  </w:num>
  <w:num w:numId="11">
    <w:abstractNumId w:val="19"/>
  </w:num>
  <w:num w:numId="12">
    <w:abstractNumId w:val="3"/>
  </w:num>
  <w:num w:numId="13">
    <w:abstractNumId w:val="7"/>
  </w:num>
  <w:num w:numId="14">
    <w:abstractNumId w:val="17"/>
  </w:num>
  <w:num w:numId="15">
    <w:abstractNumId w:val="21"/>
  </w:num>
  <w:num w:numId="16">
    <w:abstractNumId w:val="9"/>
  </w:num>
  <w:num w:numId="17">
    <w:abstractNumId w:val="4"/>
  </w:num>
  <w:num w:numId="18">
    <w:abstractNumId w:val="23"/>
  </w:num>
  <w:num w:numId="19">
    <w:abstractNumId w:val="14"/>
  </w:num>
  <w:num w:numId="20">
    <w:abstractNumId w:val="12"/>
  </w:num>
  <w:num w:numId="21">
    <w:abstractNumId w:val="20"/>
  </w:num>
  <w:num w:numId="22">
    <w:abstractNumId w:val="11"/>
  </w:num>
  <w:num w:numId="23">
    <w:abstractNumId w:val="6"/>
  </w:num>
  <w:num w:numId="24">
    <w:abstractNumId w:val="16"/>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F84"/>
    <w:rsid w:val="00A31C1F"/>
    <w:rsid w:val="00B91F84"/>
    <w:rsid w:val="00D935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D346"/>
  <w15:chartTrackingRefBased/>
  <w15:docId w15:val="{83E2227D-0AF7-4FFE-B167-3782044E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1C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31C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31C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C1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31C1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31C1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31C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31C1F"/>
    <w:rPr>
      <w:b/>
      <w:bCs/>
    </w:rPr>
  </w:style>
  <w:style w:type="character" w:styleId="Hyperlink">
    <w:name w:val="Hyperlink"/>
    <w:basedOn w:val="DefaultParagraphFont"/>
    <w:uiPriority w:val="99"/>
    <w:semiHidden/>
    <w:unhideWhenUsed/>
    <w:rsid w:val="00A31C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8064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ibm.ibm.com/dashboard?cm_mmc=Email_Newsletter-_-Developer_Ed%2BTech-_-WW_WW-_-SkillsNetwork-Courses-IBMDeveloperSkillsNetwork-DV0130EN-SkillsNetwork-20531073&amp;cm_mmca1=000026UJ&amp;cm_mmca2=10006555&amp;cm_mmca3=M12345678&amp;cvosrc=email.Newsletter.M12345678&amp;cvo_campaign=000026UJ"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cf-courses-data.s3.us.cloud-object-storage.appdomain.cloud/IBMDeveloperSkillsNetwork-DV0130EN-SkillsNetwork/Hands-on%20Labs/Lab%204%20-%20Getting%20Started%20with%20Cognos%20Analytics/car_sales_data_sample.csv" TargetMode="External"/><Relationship Id="rId34" Type="http://schemas.openxmlformats.org/officeDocument/2006/relationships/fontTable" Target="fontTable.xml"/><Relationship Id="rId7" Type="http://schemas.openxmlformats.org/officeDocument/2006/relationships/hyperlink" Target="https://creativecommons.org/publicdomain/zero/1.0?cm_mmc=Email_Newsletter-_-Developer_Ed%2BTech-_-WW_WW-_-SkillsNetwork-Courses-IBMDeveloperSkillsNetwork-DV0130EN-SkillsNetwork-20531073&amp;cm_mmca1=000026UJ&amp;cm_mmca2=10006555&amp;cm_mmca3=M12345678&amp;cvosrc=email.Newsletter.M12345678&amp;cvo_campaign=000026UJ" TargetMode="External"/><Relationship Id="rId12" Type="http://schemas.openxmlformats.org/officeDocument/2006/relationships/image" Target="media/image5.png"/><Relationship Id="rId17" Type="http://schemas.openxmlformats.org/officeDocument/2006/relationships/hyperlink" Target="https://myibm.ibm.com/?cm_mmc=Email_Newsletter-_-Developer_Ed%2BTech-_-WW_WW-_-SkillsNetwork-Courses-IBMDeveloperSkillsNetwork-DV0130EN-SkillsNetwork-20531073&amp;cm_mmca1=000026UJ&amp;cm_mmca2=10006555&amp;cm_mmca3=M12345678&amp;cvosrc=email.Newsletter.M12345678&amp;cvo_campaign=000026UJ" TargetMode="Externa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kaggle.com/kyanyoga/sample-sales-data?cm_mmc=Email_Newsletter-_-Developer_Ed%2BTech-_-WW_WW-_-SkillsNetwork-Courses-IBMDeveloperSkillsNetwork-DV0130EN-SkillsNetwork-20531073&amp;cm_mmca1=000026UJ&amp;cm_mmca2=10006555&amp;cm_mmca3=M12345678&amp;cvosrc=email.Newsletter.M12345678&amp;cvo_campaign=000026UJ&amp;cm_mmc=Email_Newsletter-_-Developer_Ed%2BTech-_-WW_WW-_-SkillsNetwork-Courses-IBMDeveloperSkillsNetwork-DV0130EN-SkillsNetwork-20531073&amp;cm_mmca1=000026UJ&amp;cm_mmca2=10006555&amp;cm_mmca3=M12345678&amp;cvosrc=email.Newsletter.M12345678&amp;cvo_campaign=000026UJ"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www.ibm.com/account/reg/signup?formid=urx-48178&amp;cm_mmc=Email_Newsletter-_-Developer_Ed%2BTech-_-WW_WW-_-SkillsNetwork-Courses-IBMDeveloperSkillsNetwork-DV0130EN-SkillsNetwork-20531073&amp;cm_mmca1=000026UJ&amp;cm_mmca2=10006555&amp;cm_mmca3=M12345678&amp;cvosrc=email.Newsletter.M12345678&amp;cvo_campaign=000026U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1159</Words>
  <Characters>6607</Characters>
  <Application>Microsoft Office Word</Application>
  <DocSecurity>0</DocSecurity>
  <Lines>55</Lines>
  <Paragraphs>15</Paragraphs>
  <ScaleCrop>false</ScaleCrop>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2</cp:revision>
  <dcterms:created xsi:type="dcterms:W3CDTF">2020-12-14T16:29:00Z</dcterms:created>
  <dcterms:modified xsi:type="dcterms:W3CDTF">2020-12-14T16:30:00Z</dcterms:modified>
</cp:coreProperties>
</file>