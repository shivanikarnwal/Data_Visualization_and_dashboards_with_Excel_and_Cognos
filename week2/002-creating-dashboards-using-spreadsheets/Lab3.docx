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A04C49" w14:textId="1A17E975" w:rsidR="008C46E3" w:rsidRPr="008C46E3" w:rsidRDefault="008C46E3" w:rsidP="008C46E3">
      <w:pPr>
        <w:spacing w:after="0" w:line="240" w:lineRule="auto"/>
        <w:rPr>
          <w:rFonts w:ascii="Times New Roman" w:eastAsia="Times New Roman" w:hAnsi="Times New Roman" w:cs="Times New Roman"/>
          <w:sz w:val="24"/>
          <w:szCs w:val="24"/>
          <w:lang w:eastAsia="en-IN"/>
        </w:rPr>
      </w:pPr>
      <w:r w:rsidRPr="008C46E3">
        <w:rPr>
          <w:rFonts w:ascii="Times New Roman" w:eastAsia="Times New Roman" w:hAnsi="Times New Roman" w:cs="Times New Roman"/>
          <w:noProof/>
          <w:sz w:val="24"/>
          <w:szCs w:val="24"/>
          <w:lang w:eastAsia="en-IN"/>
        </w:rPr>
        <w:drawing>
          <wp:inline distT="0" distB="0" distL="0" distR="0" wp14:anchorId="3DACA3B1" wp14:editId="6C15C448">
            <wp:extent cx="1905000" cy="190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0E9B58CD" w14:textId="77777777" w:rsidR="008C46E3" w:rsidRPr="008C46E3" w:rsidRDefault="008C46E3" w:rsidP="008C46E3">
      <w:pPr>
        <w:spacing w:after="100" w:afterAutospacing="1" w:line="240" w:lineRule="auto"/>
        <w:outlineLvl w:val="0"/>
        <w:rPr>
          <w:rFonts w:ascii="Segoe UI" w:eastAsia="Times New Roman" w:hAnsi="Segoe UI" w:cs="Segoe UI"/>
          <w:color w:val="212529"/>
          <w:kern w:val="36"/>
          <w:sz w:val="48"/>
          <w:szCs w:val="48"/>
          <w:lang w:eastAsia="en-IN"/>
        </w:rPr>
      </w:pPr>
      <w:r w:rsidRPr="008C46E3">
        <w:rPr>
          <w:rFonts w:ascii="Segoe UI" w:eastAsia="Times New Roman" w:hAnsi="Segoe UI" w:cs="Segoe UI"/>
          <w:color w:val="212529"/>
          <w:kern w:val="36"/>
          <w:sz w:val="48"/>
          <w:szCs w:val="48"/>
          <w:lang w:eastAsia="en-IN"/>
        </w:rPr>
        <w:t>Hands-on Lab 3: Creating a Simple Dashboard with Excel</w:t>
      </w:r>
    </w:p>
    <w:p w14:paraId="78AA6080" w14:textId="77777777" w:rsidR="008C46E3" w:rsidRPr="008C46E3" w:rsidRDefault="008C46E3" w:rsidP="008C46E3">
      <w:pPr>
        <w:spacing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b/>
          <w:bCs/>
          <w:color w:val="212529"/>
          <w:sz w:val="24"/>
          <w:szCs w:val="24"/>
          <w:lang w:eastAsia="en-IN"/>
        </w:rPr>
        <w:t>Estimated time needed:</w:t>
      </w:r>
      <w:r w:rsidRPr="008C46E3">
        <w:rPr>
          <w:rFonts w:ascii="Segoe UI" w:eastAsia="Times New Roman" w:hAnsi="Segoe UI" w:cs="Segoe UI"/>
          <w:color w:val="212529"/>
          <w:sz w:val="24"/>
          <w:szCs w:val="24"/>
          <w:lang w:eastAsia="en-IN"/>
        </w:rPr>
        <w:t> 20 minutes</w:t>
      </w:r>
    </w:p>
    <w:p w14:paraId="3B44F8E6" w14:textId="77777777" w:rsidR="008C46E3" w:rsidRPr="008C46E3" w:rsidRDefault="008C46E3" w:rsidP="008C46E3">
      <w:pPr>
        <w:spacing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In this lab, you will learn how to setup and configure a relatively simple dashboard in Excel, which will help you tell a story about the data.</w:t>
      </w:r>
    </w:p>
    <w:p w14:paraId="600D66B2" w14:textId="77777777" w:rsidR="008C46E3" w:rsidRPr="008C46E3" w:rsidRDefault="008C46E3" w:rsidP="008C46E3">
      <w:pPr>
        <w:spacing w:after="100" w:afterAutospacing="1" w:line="240" w:lineRule="auto"/>
        <w:outlineLvl w:val="0"/>
        <w:rPr>
          <w:rFonts w:ascii="Segoe UI" w:eastAsia="Times New Roman" w:hAnsi="Segoe UI" w:cs="Segoe UI"/>
          <w:color w:val="212529"/>
          <w:kern w:val="36"/>
          <w:sz w:val="48"/>
          <w:szCs w:val="48"/>
          <w:lang w:eastAsia="en-IN"/>
        </w:rPr>
      </w:pPr>
      <w:r w:rsidRPr="008C46E3">
        <w:rPr>
          <w:rFonts w:ascii="Segoe UI" w:eastAsia="Times New Roman" w:hAnsi="Segoe UI" w:cs="Segoe UI"/>
          <w:color w:val="212529"/>
          <w:kern w:val="36"/>
          <w:sz w:val="48"/>
          <w:szCs w:val="48"/>
          <w:lang w:eastAsia="en-IN"/>
        </w:rPr>
        <w:t>Software Used in this Lab</w:t>
      </w:r>
    </w:p>
    <w:p w14:paraId="7D299E04" w14:textId="77777777" w:rsidR="008C46E3" w:rsidRPr="008C46E3" w:rsidRDefault="008C46E3" w:rsidP="008C46E3">
      <w:pPr>
        <w:spacing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The instruction videos in this course use the full Excel Desktop version as this has all the available product features, but for the hands-on labs we will be using the free 'Excel for the web' version as this is available to everyone.</w:t>
      </w:r>
    </w:p>
    <w:p w14:paraId="409FFA1C" w14:textId="77777777" w:rsidR="008C46E3" w:rsidRPr="008C46E3" w:rsidRDefault="008C46E3" w:rsidP="008C46E3">
      <w:pPr>
        <w:spacing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Although you can use the Excel Desktop software if you have access to this version, </w:t>
      </w:r>
      <w:ins w:id="0" w:author="Unknown">
        <w:r w:rsidRPr="008C46E3">
          <w:rPr>
            <w:rFonts w:ascii="Segoe UI" w:eastAsia="Times New Roman" w:hAnsi="Segoe UI" w:cs="Segoe UI"/>
            <w:color w:val="212529"/>
            <w:sz w:val="24"/>
            <w:szCs w:val="24"/>
            <w:lang w:eastAsia="en-IN"/>
          </w:rPr>
          <w:t>it is recommended that you use Excel for the web for the hands-on labs </w:t>
        </w:r>
      </w:ins>
      <w:r w:rsidRPr="008C46E3">
        <w:rPr>
          <w:rFonts w:ascii="Segoe UI" w:eastAsia="Times New Roman" w:hAnsi="Segoe UI" w:cs="Segoe UI"/>
          <w:color w:val="212529"/>
          <w:sz w:val="24"/>
          <w:szCs w:val="24"/>
          <w:lang w:eastAsia="en-IN"/>
        </w:rPr>
        <w:t>as the lab instructions specifically refer to this version, and there are some small differences in the interface and available features.</w:t>
      </w:r>
      <w:r w:rsidRPr="008C46E3">
        <w:rPr>
          <w:rFonts w:ascii="Segoe UI" w:eastAsia="Times New Roman" w:hAnsi="Segoe UI" w:cs="Segoe UI"/>
          <w:b/>
          <w:bCs/>
          <w:color w:val="212529"/>
          <w:sz w:val="24"/>
          <w:szCs w:val="24"/>
          <w:lang w:eastAsia="en-IN"/>
        </w:rPr>
        <w:t>^^</w:t>
      </w:r>
      <w:r w:rsidRPr="008C46E3">
        <w:rPr>
          <w:rFonts w:ascii="Segoe UI" w:eastAsia="Times New Roman" w:hAnsi="Segoe UI" w:cs="Segoe UI"/>
          <w:color w:val="212529"/>
          <w:sz w:val="24"/>
          <w:szCs w:val="24"/>
          <w:lang w:eastAsia="en-IN"/>
        </w:rPr>
        <w:t> If you do not yet have access to Excel for the Web, you can follow the instructions in the following lab to get started with it: </w:t>
      </w:r>
      <w:hyperlink r:id="rId6" w:tgtFrame="_blank" w:history="1">
        <w:r w:rsidRPr="008C46E3">
          <w:rPr>
            <w:rFonts w:ascii="Segoe UI" w:eastAsia="Times New Roman" w:hAnsi="Segoe UI" w:cs="Segoe UI"/>
            <w:color w:val="007BFF"/>
            <w:sz w:val="24"/>
            <w:szCs w:val="24"/>
            <w:u w:val="single"/>
            <w:lang w:eastAsia="en-IN"/>
          </w:rPr>
          <w:t>Hands-on Lab: Introduction to Excel for the web</w:t>
        </w:r>
      </w:hyperlink>
      <w:r w:rsidRPr="008C46E3">
        <w:rPr>
          <w:rFonts w:ascii="Segoe UI" w:eastAsia="Times New Roman" w:hAnsi="Segoe UI" w:cs="Segoe UI"/>
          <w:color w:val="212529"/>
          <w:sz w:val="24"/>
          <w:szCs w:val="24"/>
          <w:lang w:eastAsia="en-IN"/>
        </w:rPr>
        <w:t>.</w:t>
      </w:r>
    </w:p>
    <w:p w14:paraId="544AEB59" w14:textId="77777777" w:rsidR="008C46E3" w:rsidRPr="008C46E3" w:rsidRDefault="008C46E3" w:rsidP="008C46E3">
      <w:pPr>
        <w:spacing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b/>
          <w:bCs/>
          <w:color w:val="212529"/>
          <w:sz w:val="24"/>
          <w:szCs w:val="24"/>
          <w:lang w:eastAsia="en-IN"/>
        </w:rPr>
        <w:t>^^</w:t>
      </w:r>
      <w:r w:rsidRPr="008C46E3">
        <w:rPr>
          <w:rFonts w:ascii="Segoe UI" w:eastAsia="Times New Roman" w:hAnsi="Segoe UI" w:cs="Segoe UI"/>
          <w:color w:val="212529"/>
          <w:sz w:val="24"/>
          <w:szCs w:val="24"/>
          <w:lang w:eastAsia="en-IN"/>
        </w:rPr>
        <w:t> </w:t>
      </w:r>
      <w:r w:rsidRPr="008C46E3">
        <w:rPr>
          <w:rFonts w:ascii="Segoe UI" w:eastAsia="Times New Roman" w:hAnsi="Segoe UI" w:cs="Segoe UI"/>
          <w:i/>
          <w:iCs/>
          <w:color w:val="212529"/>
          <w:sz w:val="24"/>
          <w:szCs w:val="24"/>
          <w:lang w:eastAsia="en-IN"/>
        </w:rPr>
        <w:t>In this lab, to do all the steps you need Excel Desktop, but you can use Excel for the web and just miss out the steps in Exercise 1 Steps 13 to 22.</w:t>
      </w:r>
    </w:p>
    <w:p w14:paraId="593393BE" w14:textId="77777777" w:rsidR="008C46E3" w:rsidRPr="008C46E3" w:rsidRDefault="008C46E3" w:rsidP="008C46E3">
      <w:pPr>
        <w:spacing w:after="100" w:afterAutospacing="1" w:line="240" w:lineRule="auto"/>
        <w:outlineLvl w:val="0"/>
        <w:rPr>
          <w:rFonts w:ascii="Segoe UI" w:eastAsia="Times New Roman" w:hAnsi="Segoe UI" w:cs="Segoe UI"/>
          <w:color w:val="212529"/>
          <w:kern w:val="36"/>
          <w:sz w:val="48"/>
          <w:szCs w:val="48"/>
          <w:lang w:eastAsia="en-IN"/>
        </w:rPr>
      </w:pPr>
      <w:r w:rsidRPr="008C46E3">
        <w:rPr>
          <w:rFonts w:ascii="Segoe UI" w:eastAsia="Times New Roman" w:hAnsi="Segoe UI" w:cs="Segoe UI"/>
          <w:color w:val="212529"/>
          <w:kern w:val="36"/>
          <w:sz w:val="48"/>
          <w:szCs w:val="48"/>
          <w:lang w:eastAsia="en-IN"/>
        </w:rPr>
        <w:t>Dataset Used in this Lab</w:t>
      </w:r>
    </w:p>
    <w:p w14:paraId="2AB7B4C5" w14:textId="77777777" w:rsidR="008C46E3" w:rsidRPr="008C46E3" w:rsidRDefault="008C46E3" w:rsidP="008C46E3">
      <w:pPr>
        <w:spacing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The dataset used in this lab comes from the following source: </w:t>
      </w:r>
      <w:hyperlink r:id="rId7" w:tgtFrame="_blank" w:history="1">
        <w:r w:rsidRPr="008C46E3">
          <w:rPr>
            <w:rFonts w:ascii="Segoe UI" w:eastAsia="Times New Roman" w:hAnsi="Segoe UI" w:cs="Segoe UI"/>
            <w:color w:val="007BFF"/>
            <w:sz w:val="24"/>
            <w:szCs w:val="24"/>
            <w:u w:val="single"/>
            <w:lang w:eastAsia="en-IN"/>
          </w:rPr>
          <w:t>https://www.kaggle.com/gagandeep16/car-sales</w:t>
        </w:r>
      </w:hyperlink>
      <w:r w:rsidRPr="008C46E3">
        <w:rPr>
          <w:rFonts w:ascii="Segoe UI" w:eastAsia="Times New Roman" w:hAnsi="Segoe UI" w:cs="Segoe UI"/>
          <w:color w:val="212529"/>
          <w:sz w:val="24"/>
          <w:szCs w:val="24"/>
          <w:lang w:eastAsia="en-IN"/>
        </w:rPr>
        <w:t> under a </w:t>
      </w:r>
      <w:hyperlink r:id="rId8" w:tgtFrame="_blank" w:history="1">
        <w:r w:rsidRPr="008C46E3">
          <w:rPr>
            <w:rFonts w:ascii="Segoe UI" w:eastAsia="Times New Roman" w:hAnsi="Segoe UI" w:cs="Segoe UI"/>
            <w:b/>
            <w:bCs/>
            <w:color w:val="007BFF"/>
            <w:sz w:val="24"/>
            <w:szCs w:val="24"/>
            <w:u w:val="single"/>
            <w:lang w:eastAsia="en-IN"/>
          </w:rPr>
          <w:t>CC0: Public Domain license</w:t>
        </w:r>
      </w:hyperlink>
      <w:r w:rsidRPr="008C46E3">
        <w:rPr>
          <w:rFonts w:ascii="Segoe UI" w:eastAsia="Times New Roman" w:hAnsi="Segoe UI" w:cs="Segoe UI"/>
          <w:color w:val="212529"/>
          <w:sz w:val="24"/>
          <w:szCs w:val="24"/>
          <w:lang w:eastAsia="en-IN"/>
        </w:rPr>
        <w:t>. We are using a modified subset of that dataset for the lab, so to follow the lab instructions successfully, please use the dataset provided with the lab, rather than the dataset from the original source.</w:t>
      </w:r>
    </w:p>
    <w:p w14:paraId="649EADC0" w14:textId="77777777" w:rsidR="008C46E3" w:rsidRPr="008C46E3" w:rsidRDefault="008C46E3" w:rsidP="008C46E3">
      <w:pPr>
        <w:spacing w:after="100" w:afterAutospacing="1" w:line="240" w:lineRule="auto"/>
        <w:outlineLvl w:val="0"/>
        <w:rPr>
          <w:rFonts w:ascii="Segoe UI" w:eastAsia="Times New Roman" w:hAnsi="Segoe UI" w:cs="Segoe UI"/>
          <w:color w:val="212529"/>
          <w:kern w:val="36"/>
          <w:sz w:val="48"/>
          <w:szCs w:val="48"/>
          <w:lang w:eastAsia="en-IN"/>
        </w:rPr>
      </w:pPr>
      <w:r w:rsidRPr="008C46E3">
        <w:rPr>
          <w:rFonts w:ascii="Segoe UI" w:eastAsia="Times New Roman" w:hAnsi="Segoe UI" w:cs="Segoe UI"/>
          <w:color w:val="212529"/>
          <w:kern w:val="36"/>
          <w:sz w:val="48"/>
          <w:szCs w:val="48"/>
          <w:lang w:eastAsia="en-IN"/>
        </w:rPr>
        <w:lastRenderedPageBreak/>
        <w:t>Objectives</w:t>
      </w:r>
    </w:p>
    <w:p w14:paraId="367C83D4" w14:textId="77777777" w:rsidR="008C46E3" w:rsidRPr="008C46E3" w:rsidRDefault="008C46E3" w:rsidP="008C46E3">
      <w:pPr>
        <w:spacing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After completing this lab, you will be able to:</w:t>
      </w:r>
    </w:p>
    <w:p w14:paraId="61DA3720" w14:textId="77777777" w:rsidR="008C46E3" w:rsidRPr="008C46E3" w:rsidRDefault="008C46E3" w:rsidP="008C46E3">
      <w:pPr>
        <w:numPr>
          <w:ilvl w:val="0"/>
          <w:numId w:val="1"/>
        </w:numPr>
        <w:spacing w:before="100" w:beforeAutospacing="1"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Set up a dashboard in Excel.</w:t>
      </w:r>
    </w:p>
    <w:p w14:paraId="0B81C209" w14:textId="77777777" w:rsidR="008C46E3" w:rsidRPr="008C46E3" w:rsidRDefault="008C46E3" w:rsidP="008C46E3">
      <w:pPr>
        <w:numPr>
          <w:ilvl w:val="0"/>
          <w:numId w:val="1"/>
        </w:numPr>
        <w:spacing w:before="100" w:beforeAutospacing="1"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Configure a dashboard layout in Excel.</w:t>
      </w:r>
    </w:p>
    <w:p w14:paraId="0BFD8CF8" w14:textId="77777777" w:rsidR="008C46E3" w:rsidRPr="008C46E3" w:rsidRDefault="008C46E3" w:rsidP="008C46E3">
      <w:pPr>
        <w:spacing w:after="100" w:afterAutospacing="1" w:line="240" w:lineRule="auto"/>
        <w:outlineLvl w:val="0"/>
        <w:rPr>
          <w:rFonts w:ascii="Segoe UI" w:eastAsia="Times New Roman" w:hAnsi="Segoe UI" w:cs="Segoe UI"/>
          <w:color w:val="212529"/>
          <w:kern w:val="36"/>
          <w:sz w:val="48"/>
          <w:szCs w:val="48"/>
          <w:lang w:eastAsia="en-IN"/>
        </w:rPr>
      </w:pPr>
      <w:r w:rsidRPr="008C46E3">
        <w:rPr>
          <w:rFonts w:ascii="Segoe UI" w:eastAsia="Times New Roman" w:hAnsi="Segoe UI" w:cs="Segoe UI"/>
          <w:color w:val="212529"/>
          <w:kern w:val="36"/>
          <w:sz w:val="48"/>
          <w:szCs w:val="48"/>
          <w:lang w:eastAsia="en-IN"/>
        </w:rPr>
        <w:t xml:space="preserve">Exercise </w:t>
      </w:r>
      <w:proofErr w:type="gramStart"/>
      <w:r w:rsidRPr="008C46E3">
        <w:rPr>
          <w:rFonts w:ascii="Segoe UI" w:eastAsia="Times New Roman" w:hAnsi="Segoe UI" w:cs="Segoe UI"/>
          <w:color w:val="212529"/>
          <w:kern w:val="36"/>
          <w:sz w:val="48"/>
          <w:szCs w:val="48"/>
          <w:lang w:eastAsia="en-IN"/>
        </w:rPr>
        <w:t>1 :</w:t>
      </w:r>
      <w:proofErr w:type="gramEnd"/>
      <w:r w:rsidRPr="008C46E3">
        <w:rPr>
          <w:rFonts w:ascii="Segoe UI" w:eastAsia="Times New Roman" w:hAnsi="Segoe UI" w:cs="Segoe UI"/>
          <w:color w:val="212529"/>
          <w:kern w:val="36"/>
          <w:sz w:val="48"/>
          <w:szCs w:val="48"/>
          <w:lang w:eastAsia="en-IN"/>
        </w:rPr>
        <w:t xml:space="preserve"> Setting up a dashboard in Excel</w:t>
      </w:r>
    </w:p>
    <w:p w14:paraId="1915B454" w14:textId="77777777" w:rsidR="008C46E3" w:rsidRPr="008C46E3" w:rsidRDefault="008C46E3" w:rsidP="008C46E3">
      <w:pPr>
        <w:spacing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In this exercise, you will learn how to set up a simple dashboard with visualizations in Excel.</w:t>
      </w:r>
    </w:p>
    <w:p w14:paraId="70B3B0C3" w14:textId="77777777" w:rsidR="008C46E3" w:rsidRPr="008C46E3" w:rsidRDefault="008C46E3" w:rsidP="008C46E3">
      <w:pPr>
        <w:numPr>
          <w:ilvl w:val="0"/>
          <w:numId w:val="2"/>
        </w:numPr>
        <w:spacing w:before="100" w:beforeAutospacing="1"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Download the file </w:t>
      </w:r>
      <w:hyperlink r:id="rId9" w:history="1">
        <w:r w:rsidRPr="008C46E3">
          <w:rPr>
            <w:rFonts w:ascii="Segoe UI" w:eastAsia="Times New Roman" w:hAnsi="Segoe UI" w:cs="Segoe UI"/>
            <w:b/>
            <w:bCs/>
            <w:color w:val="007BFF"/>
            <w:sz w:val="24"/>
            <w:szCs w:val="24"/>
            <w:u w:val="single"/>
            <w:lang w:eastAsia="en-IN"/>
          </w:rPr>
          <w:t>Car_Sales_Kaggle_DV0130EN_Lab3_Start.xlsx</w:t>
        </w:r>
      </w:hyperlink>
      <w:r w:rsidRPr="008C46E3">
        <w:rPr>
          <w:rFonts w:ascii="Segoe UI" w:eastAsia="Times New Roman" w:hAnsi="Segoe UI" w:cs="Segoe UI"/>
          <w:color w:val="212529"/>
          <w:sz w:val="24"/>
          <w:szCs w:val="24"/>
          <w:lang w:eastAsia="en-IN"/>
        </w:rPr>
        <w:t>. Upload and open it using </w:t>
      </w:r>
      <w:r w:rsidRPr="008C46E3">
        <w:rPr>
          <w:rFonts w:ascii="Segoe UI" w:eastAsia="Times New Roman" w:hAnsi="Segoe UI" w:cs="Segoe UI"/>
          <w:b/>
          <w:bCs/>
          <w:color w:val="212529"/>
          <w:sz w:val="24"/>
          <w:szCs w:val="24"/>
          <w:lang w:eastAsia="en-IN"/>
        </w:rPr>
        <w:t>Excel for the web</w:t>
      </w:r>
      <w:r w:rsidRPr="008C46E3">
        <w:rPr>
          <w:rFonts w:ascii="Segoe UI" w:eastAsia="Times New Roman" w:hAnsi="Segoe UI" w:cs="Segoe UI"/>
          <w:color w:val="212529"/>
          <w:sz w:val="24"/>
          <w:szCs w:val="24"/>
          <w:lang w:eastAsia="en-IN"/>
        </w:rPr>
        <w:t>.</w:t>
      </w:r>
    </w:p>
    <w:p w14:paraId="38911629" w14:textId="77777777" w:rsidR="008C46E3" w:rsidRPr="008C46E3" w:rsidRDefault="008C46E3" w:rsidP="008C46E3">
      <w:pPr>
        <w:numPr>
          <w:ilvl w:val="0"/>
          <w:numId w:val="2"/>
        </w:numPr>
        <w:spacing w:before="100" w:beforeAutospacing="1"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Click </w:t>
      </w:r>
      <w:r w:rsidRPr="008C46E3">
        <w:rPr>
          <w:rFonts w:ascii="Segoe UI" w:eastAsia="Times New Roman" w:hAnsi="Segoe UI" w:cs="Segoe UI"/>
          <w:b/>
          <w:bCs/>
          <w:color w:val="212529"/>
          <w:sz w:val="24"/>
          <w:szCs w:val="24"/>
          <w:lang w:eastAsia="en-IN"/>
        </w:rPr>
        <w:t>+</w:t>
      </w:r>
      <w:r w:rsidRPr="008C46E3">
        <w:rPr>
          <w:rFonts w:ascii="Segoe UI" w:eastAsia="Times New Roman" w:hAnsi="Segoe UI" w:cs="Segoe UI"/>
          <w:color w:val="212529"/>
          <w:sz w:val="24"/>
          <w:szCs w:val="24"/>
          <w:lang w:eastAsia="en-IN"/>
        </w:rPr>
        <w:t> to add a new worksheet, then double-click </w:t>
      </w:r>
      <w:r w:rsidRPr="008C46E3">
        <w:rPr>
          <w:rFonts w:ascii="Segoe UI" w:eastAsia="Times New Roman" w:hAnsi="Segoe UI" w:cs="Segoe UI"/>
          <w:b/>
          <w:bCs/>
          <w:color w:val="212529"/>
          <w:sz w:val="24"/>
          <w:szCs w:val="24"/>
          <w:lang w:eastAsia="en-IN"/>
        </w:rPr>
        <w:t>Sheet1</w:t>
      </w:r>
      <w:r w:rsidRPr="008C46E3">
        <w:rPr>
          <w:rFonts w:ascii="Segoe UI" w:eastAsia="Times New Roman" w:hAnsi="Segoe UI" w:cs="Segoe UI"/>
          <w:color w:val="212529"/>
          <w:sz w:val="24"/>
          <w:szCs w:val="24"/>
          <w:lang w:eastAsia="en-IN"/>
        </w:rPr>
        <w:t> tab and rename it to </w:t>
      </w:r>
      <w:r w:rsidRPr="008C46E3">
        <w:rPr>
          <w:rFonts w:ascii="Segoe UI" w:eastAsia="Times New Roman" w:hAnsi="Segoe UI" w:cs="Segoe UI"/>
          <w:b/>
          <w:bCs/>
          <w:color w:val="212529"/>
          <w:sz w:val="24"/>
          <w:szCs w:val="24"/>
          <w:lang w:eastAsia="en-IN"/>
        </w:rPr>
        <w:t>Dashboard</w:t>
      </w:r>
      <w:r w:rsidRPr="008C46E3">
        <w:rPr>
          <w:rFonts w:ascii="Segoe UI" w:eastAsia="Times New Roman" w:hAnsi="Segoe UI" w:cs="Segoe UI"/>
          <w:color w:val="212529"/>
          <w:sz w:val="24"/>
          <w:szCs w:val="24"/>
          <w:lang w:eastAsia="en-IN"/>
        </w:rPr>
        <w:t>, then click </w:t>
      </w:r>
      <w:r w:rsidRPr="008C46E3">
        <w:rPr>
          <w:rFonts w:ascii="Segoe UI" w:eastAsia="Times New Roman" w:hAnsi="Segoe UI" w:cs="Segoe UI"/>
          <w:b/>
          <w:bCs/>
          <w:color w:val="212529"/>
          <w:sz w:val="24"/>
          <w:szCs w:val="24"/>
          <w:lang w:eastAsia="en-IN"/>
        </w:rPr>
        <w:t>OK</w:t>
      </w:r>
      <w:r w:rsidRPr="008C46E3">
        <w:rPr>
          <w:rFonts w:ascii="Segoe UI" w:eastAsia="Times New Roman" w:hAnsi="Segoe UI" w:cs="Segoe UI"/>
          <w:color w:val="212529"/>
          <w:sz w:val="24"/>
          <w:szCs w:val="24"/>
          <w:lang w:eastAsia="en-IN"/>
        </w:rPr>
        <w:t>.</w:t>
      </w:r>
    </w:p>
    <w:p w14:paraId="310BFD56" w14:textId="77777777" w:rsidR="008C46E3" w:rsidRPr="008C46E3" w:rsidRDefault="008C46E3" w:rsidP="008C46E3">
      <w:pPr>
        <w:numPr>
          <w:ilvl w:val="0"/>
          <w:numId w:val="2"/>
        </w:numPr>
        <w:spacing w:before="100" w:beforeAutospacing="1"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Drag the </w:t>
      </w:r>
      <w:r w:rsidRPr="008C46E3">
        <w:rPr>
          <w:rFonts w:ascii="Segoe UI" w:eastAsia="Times New Roman" w:hAnsi="Segoe UI" w:cs="Segoe UI"/>
          <w:b/>
          <w:bCs/>
          <w:color w:val="212529"/>
          <w:sz w:val="24"/>
          <w:szCs w:val="24"/>
          <w:lang w:eastAsia="en-IN"/>
        </w:rPr>
        <w:t>Dashboard</w:t>
      </w:r>
      <w:r w:rsidRPr="008C46E3">
        <w:rPr>
          <w:rFonts w:ascii="Segoe UI" w:eastAsia="Times New Roman" w:hAnsi="Segoe UI" w:cs="Segoe UI"/>
          <w:color w:val="212529"/>
          <w:sz w:val="24"/>
          <w:szCs w:val="24"/>
          <w:lang w:eastAsia="en-IN"/>
        </w:rPr>
        <w:t> tab to the far right of the workbook tabs if needed.</w:t>
      </w:r>
    </w:p>
    <w:p w14:paraId="340288EF" w14:textId="77777777" w:rsidR="008C46E3" w:rsidRPr="008C46E3" w:rsidRDefault="008C46E3" w:rsidP="008C46E3">
      <w:pPr>
        <w:numPr>
          <w:ilvl w:val="0"/>
          <w:numId w:val="2"/>
        </w:numPr>
        <w:spacing w:before="100" w:beforeAutospacing="1"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Select the </w:t>
      </w:r>
      <w:r w:rsidRPr="008C46E3">
        <w:rPr>
          <w:rFonts w:ascii="Segoe UI" w:eastAsia="Times New Roman" w:hAnsi="Segoe UI" w:cs="Segoe UI"/>
          <w:b/>
          <w:bCs/>
          <w:color w:val="212529"/>
          <w:sz w:val="24"/>
          <w:szCs w:val="24"/>
          <w:lang w:eastAsia="en-IN"/>
        </w:rPr>
        <w:t>Column, Pie, Sunburst Chart</w:t>
      </w:r>
      <w:r w:rsidRPr="008C46E3">
        <w:rPr>
          <w:rFonts w:ascii="Segoe UI" w:eastAsia="Times New Roman" w:hAnsi="Segoe UI" w:cs="Segoe UI"/>
          <w:color w:val="212529"/>
          <w:sz w:val="24"/>
          <w:szCs w:val="24"/>
          <w:lang w:eastAsia="en-IN"/>
        </w:rPr>
        <w:t> worksheet tab.</w:t>
      </w:r>
    </w:p>
    <w:p w14:paraId="604C179B" w14:textId="77777777" w:rsidR="008C46E3" w:rsidRPr="008C46E3" w:rsidRDefault="008C46E3" w:rsidP="008C46E3">
      <w:pPr>
        <w:numPr>
          <w:ilvl w:val="0"/>
          <w:numId w:val="2"/>
        </w:numPr>
        <w:spacing w:before="100" w:beforeAutospacing="1"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Select the </w:t>
      </w:r>
      <w:r w:rsidRPr="008C46E3">
        <w:rPr>
          <w:rFonts w:ascii="Segoe UI" w:eastAsia="Times New Roman" w:hAnsi="Segoe UI" w:cs="Segoe UI"/>
          <w:b/>
          <w:bCs/>
          <w:color w:val="212529"/>
          <w:sz w:val="24"/>
          <w:szCs w:val="24"/>
          <w:lang w:eastAsia="en-IN"/>
        </w:rPr>
        <w:t>Column chart</w:t>
      </w:r>
      <w:r w:rsidRPr="008C46E3">
        <w:rPr>
          <w:rFonts w:ascii="Segoe UI" w:eastAsia="Times New Roman" w:hAnsi="Segoe UI" w:cs="Segoe UI"/>
          <w:color w:val="212529"/>
          <w:sz w:val="24"/>
          <w:szCs w:val="24"/>
          <w:lang w:eastAsia="en-IN"/>
        </w:rPr>
        <w:t> and press </w:t>
      </w:r>
      <w:r w:rsidRPr="008C46E3">
        <w:rPr>
          <w:rFonts w:ascii="Segoe UI" w:eastAsia="Times New Roman" w:hAnsi="Segoe UI" w:cs="Segoe UI"/>
          <w:b/>
          <w:bCs/>
          <w:color w:val="212529"/>
          <w:sz w:val="24"/>
          <w:szCs w:val="24"/>
          <w:lang w:eastAsia="en-IN"/>
        </w:rPr>
        <w:t>CTRL+C</w:t>
      </w:r>
      <w:r w:rsidRPr="008C46E3">
        <w:rPr>
          <w:rFonts w:ascii="Segoe UI" w:eastAsia="Times New Roman" w:hAnsi="Segoe UI" w:cs="Segoe UI"/>
          <w:color w:val="212529"/>
          <w:sz w:val="24"/>
          <w:szCs w:val="24"/>
          <w:lang w:eastAsia="en-IN"/>
        </w:rPr>
        <w:t>.</w:t>
      </w:r>
    </w:p>
    <w:p w14:paraId="62328CE4" w14:textId="77777777" w:rsidR="008C46E3" w:rsidRPr="008C46E3" w:rsidRDefault="008C46E3" w:rsidP="008C46E3">
      <w:pPr>
        <w:numPr>
          <w:ilvl w:val="0"/>
          <w:numId w:val="2"/>
        </w:numPr>
        <w:spacing w:before="100" w:beforeAutospacing="1"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Select the </w:t>
      </w:r>
      <w:r w:rsidRPr="008C46E3">
        <w:rPr>
          <w:rFonts w:ascii="Segoe UI" w:eastAsia="Times New Roman" w:hAnsi="Segoe UI" w:cs="Segoe UI"/>
          <w:b/>
          <w:bCs/>
          <w:color w:val="212529"/>
          <w:sz w:val="24"/>
          <w:szCs w:val="24"/>
          <w:lang w:eastAsia="en-IN"/>
        </w:rPr>
        <w:t>Dashboard</w:t>
      </w:r>
      <w:r w:rsidRPr="008C46E3">
        <w:rPr>
          <w:rFonts w:ascii="Segoe UI" w:eastAsia="Times New Roman" w:hAnsi="Segoe UI" w:cs="Segoe UI"/>
          <w:color w:val="212529"/>
          <w:sz w:val="24"/>
          <w:szCs w:val="24"/>
          <w:lang w:eastAsia="en-IN"/>
        </w:rPr>
        <w:t> tab, click somewhere in the middle of the sheet, and press </w:t>
      </w:r>
      <w:r w:rsidRPr="008C46E3">
        <w:rPr>
          <w:rFonts w:ascii="Segoe UI" w:eastAsia="Times New Roman" w:hAnsi="Segoe UI" w:cs="Segoe UI"/>
          <w:b/>
          <w:bCs/>
          <w:color w:val="212529"/>
          <w:sz w:val="24"/>
          <w:szCs w:val="24"/>
          <w:lang w:eastAsia="en-IN"/>
        </w:rPr>
        <w:t>CTRL+V</w:t>
      </w:r>
      <w:r w:rsidRPr="008C46E3">
        <w:rPr>
          <w:rFonts w:ascii="Segoe UI" w:eastAsia="Times New Roman" w:hAnsi="Segoe UI" w:cs="Segoe UI"/>
          <w:color w:val="212529"/>
          <w:sz w:val="24"/>
          <w:szCs w:val="24"/>
          <w:lang w:eastAsia="en-IN"/>
        </w:rPr>
        <w:t>.</w:t>
      </w:r>
    </w:p>
    <w:p w14:paraId="48540322" w14:textId="77777777" w:rsidR="008C46E3" w:rsidRPr="008C46E3" w:rsidRDefault="008C46E3" w:rsidP="008C46E3">
      <w:pPr>
        <w:numPr>
          <w:ilvl w:val="0"/>
          <w:numId w:val="2"/>
        </w:numPr>
        <w:spacing w:before="100" w:beforeAutospacing="1"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Select the </w:t>
      </w:r>
      <w:r w:rsidRPr="008C46E3">
        <w:rPr>
          <w:rFonts w:ascii="Segoe UI" w:eastAsia="Times New Roman" w:hAnsi="Segoe UI" w:cs="Segoe UI"/>
          <w:b/>
          <w:bCs/>
          <w:color w:val="212529"/>
          <w:sz w:val="24"/>
          <w:szCs w:val="24"/>
          <w:lang w:eastAsia="en-IN"/>
        </w:rPr>
        <w:t>Column, Pie, Sunburst Chart</w:t>
      </w:r>
      <w:r w:rsidRPr="008C46E3">
        <w:rPr>
          <w:rFonts w:ascii="Segoe UI" w:eastAsia="Times New Roman" w:hAnsi="Segoe UI" w:cs="Segoe UI"/>
          <w:color w:val="212529"/>
          <w:sz w:val="24"/>
          <w:szCs w:val="24"/>
          <w:lang w:eastAsia="en-IN"/>
        </w:rPr>
        <w:t> worksheet tab.</w:t>
      </w:r>
    </w:p>
    <w:p w14:paraId="5A09164D" w14:textId="77777777" w:rsidR="008C46E3" w:rsidRPr="008C46E3" w:rsidRDefault="008C46E3" w:rsidP="008C46E3">
      <w:pPr>
        <w:numPr>
          <w:ilvl w:val="0"/>
          <w:numId w:val="2"/>
        </w:numPr>
        <w:spacing w:before="100" w:beforeAutospacing="1"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Select the </w:t>
      </w:r>
      <w:r w:rsidRPr="008C46E3">
        <w:rPr>
          <w:rFonts w:ascii="Segoe UI" w:eastAsia="Times New Roman" w:hAnsi="Segoe UI" w:cs="Segoe UI"/>
          <w:b/>
          <w:bCs/>
          <w:color w:val="212529"/>
          <w:sz w:val="24"/>
          <w:szCs w:val="24"/>
          <w:lang w:eastAsia="en-IN"/>
        </w:rPr>
        <w:t>Pie chart</w:t>
      </w:r>
      <w:r w:rsidRPr="008C46E3">
        <w:rPr>
          <w:rFonts w:ascii="Segoe UI" w:eastAsia="Times New Roman" w:hAnsi="Segoe UI" w:cs="Segoe UI"/>
          <w:color w:val="212529"/>
          <w:sz w:val="24"/>
          <w:szCs w:val="24"/>
          <w:lang w:eastAsia="en-IN"/>
        </w:rPr>
        <w:t> and press </w:t>
      </w:r>
      <w:r w:rsidRPr="008C46E3">
        <w:rPr>
          <w:rFonts w:ascii="Segoe UI" w:eastAsia="Times New Roman" w:hAnsi="Segoe UI" w:cs="Segoe UI"/>
          <w:b/>
          <w:bCs/>
          <w:color w:val="212529"/>
          <w:sz w:val="24"/>
          <w:szCs w:val="24"/>
          <w:lang w:eastAsia="en-IN"/>
        </w:rPr>
        <w:t>CTRL+C</w:t>
      </w:r>
      <w:r w:rsidRPr="008C46E3">
        <w:rPr>
          <w:rFonts w:ascii="Segoe UI" w:eastAsia="Times New Roman" w:hAnsi="Segoe UI" w:cs="Segoe UI"/>
          <w:color w:val="212529"/>
          <w:sz w:val="24"/>
          <w:szCs w:val="24"/>
          <w:lang w:eastAsia="en-IN"/>
        </w:rPr>
        <w:t>.</w:t>
      </w:r>
    </w:p>
    <w:p w14:paraId="29A977D8" w14:textId="77777777" w:rsidR="008C46E3" w:rsidRPr="008C46E3" w:rsidRDefault="008C46E3" w:rsidP="008C46E3">
      <w:pPr>
        <w:numPr>
          <w:ilvl w:val="0"/>
          <w:numId w:val="2"/>
        </w:numPr>
        <w:spacing w:before="100" w:beforeAutospacing="1"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Select the </w:t>
      </w:r>
      <w:r w:rsidRPr="008C46E3">
        <w:rPr>
          <w:rFonts w:ascii="Segoe UI" w:eastAsia="Times New Roman" w:hAnsi="Segoe UI" w:cs="Segoe UI"/>
          <w:b/>
          <w:bCs/>
          <w:color w:val="212529"/>
          <w:sz w:val="24"/>
          <w:szCs w:val="24"/>
          <w:lang w:eastAsia="en-IN"/>
        </w:rPr>
        <w:t>Dashboard</w:t>
      </w:r>
      <w:r w:rsidRPr="008C46E3">
        <w:rPr>
          <w:rFonts w:ascii="Segoe UI" w:eastAsia="Times New Roman" w:hAnsi="Segoe UI" w:cs="Segoe UI"/>
          <w:color w:val="212529"/>
          <w:sz w:val="24"/>
          <w:szCs w:val="24"/>
          <w:lang w:eastAsia="en-IN"/>
        </w:rPr>
        <w:t> tab, click somewhere in the middle of the sheet, and press </w:t>
      </w:r>
      <w:r w:rsidRPr="008C46E3">
        <w:rPr>
          <w:rFonts w:ascii="Segoe UI" w:eastAsia="Times New Roman" w:hAnsi="Segoe UI" w:cs="Segoe UI"/>
          <w:b/>
          <w:bCs/>
          <w:color w:val="212529"/>
          <w:sz w:val="24"/>
          <w:szCs w:val="24"/>
          <w:lang w:eastAsia="en-IN"/>
        </w:rPr>
        <w:t>CTRL+V</w:t>
      </w:r>
      <w:r w:rsidRPr="008C46E3">
        <w:rPr>
          <w:rFonts w:ascii="Segoe UI" w:eastAsia="Times New Roman" w:hAnsi="Segoe UI" w:cs="Segoe UI"/>
          <w:color w:val="212529"/>
          <w:sz w:val="24"/>
          <w:szCs w:val="24"/>
          <w:lang w:eastAsia="en-IN"/>
        </w:rPr>
        <w:t>.</w:t>
      </w:r>
    </w:p>
    <w:p w14:paraId="65675436" w14:textId="77777777" w:rsidR="008C46E3" w:rsidRPr="008C46E3" w:rsidRDefault="008C46E3" w:rsidP="008C46E3">
      <w:pPr>
        <w:numPr>
          <w:ilvl w:val="0"/>
          <w:numId w:val="2"/>
        </w:numPr>
        <w:spacing w:before="100" w:beforeAutospacing="1"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Select the </w:t>
      </w:r>
      <w:r w:rsidRPr="008C46E3">
        <w:rPr>
          <w:rFonts w:ascii="Segoe UI" w:eastAsia="Times New Roman" w:hAnsi="Segoe UI" w:cs="Segoe UI"/>
          <w:b/>
          <w:bCs/>
          <w:color w:val="212529"/>
          <w:sz w:val="24"/>
          <w:szCs w:val="24"/>
          <w:lang w:eastAsia="en-IN"/>
        </w:rPr>
        <w:t>Column, Pie, Sunburst Chart</w:t>
      </w:r>
      <w:r w:rsidRPr="008C46E3">
        <w:rPr>
          <w:rFonts w:ascii="Segoe UI" w:eastAsia="Times New Roman" w:hAnsi="Segoe UI" w:cs="Segoe UI"/>
          <w:color w:val="212529"/>
          <w:sz w:val="24"/>
          <w:szCs w:val="24"/>
          <w:lang w:eastAsia="en-IN"/>
        </w:rPr>
        <w:t> worksheet tab.</w:t>
      </w:r>
    </w:p>
    <w:p w14:paraId="4816850B" w14:textId="77777777" w:rsidR="008C46E3" w:rsidRPr="008C46E3" w:rsidRDefault="008C46E3" w:rsidP="008C46E3">
      <w:pPr>
        <w:numPr>
          <w:ilvl w:val="0"/>
          <w:numId w:val="2"/>
        </w:numPr>
        <w:spacing w:before="100" w:beforeAutospacing="1"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Select the </w:t>
      </w:r>
      <w:r w:rsidRPr="008C46E3">
        <w:rPr>
          <w:rFonts w:ascii="Segoe UI" w:eastAsia="Times New Roman" w:hAnsi="Segoe UI" w:cs="Segoe UI"/>
          <w:b/>
          <w:bCs/>
          <w:color w:val="212529"/>
          <w:sz w:val="24"/>
          <w:szCs w:val="24"/>
          <w:lang w:eastAsia="en-IN"/>
        </w:rPr>
        <w:t>Sunburst chart</w:t>
      </w:r>
      <w:r w:rsidRPr="008C46E3">
        <w:rPr>
          <w:rFonts w:ascii="Segoe UI" w:eastAsia="Times New Roman" w:hAnsi="Segoe UI" w:cs="Segoe UI"/>
          <w:color w:val="212529"/>
          <w:sz w:val="24"/>
          <w:szCs w:val="24"/>
          <w:lang w:eastAsia="en-IN"/>
        </w:rPr>
        <w:t> and press </w:t>
      </w:r>
      <w:r w:rsidRPr="008C46E3">
        <w:rPr>
          <w:rFonts w:ascii="Segoe UI" w:eastAsia="Times New Roman" w:hAnsi="Segoe UI" w:cs="Segoe UI"/>
          <w:b/>
          <w:bCs/>
          <w:color w:val="212529"/>
          <w:sz w:val="24"/>
          <w:szCs w:val="24"/>
          <w:lang w:eastAsia="en-IN"/>
        </w:rPr>
        <w:t>CTRL+C</w:t>
      </w:r>
      <w:r w:rsidRPr="008C46E3">
        <w:rPr>
          <w:rFonts w:ascii="Segoe UI" w:eastAsia="Times New Roman" w:hAnsi="Segoe UI" w:cs="Segoe UI"/>
          <w:color w:val="212529"/>
          <w:sz w:val="24"/>
          <w:szCs w:val="24"/>
          <w:lang w:eastAsia="en-IN"/>
        </w:rPr>
        <w:t>.</w:t>
      </w:r>
    </w:p>
    <w:p w14:paraId="22FAC047" w14:textId="77777777" w:rsidR="008C46E3" w:rsidRPr="008C46E3" w:rsidRDefault="008C46E3" w:rsidP="008C46E3">
      <w:pPr>
        <w:numPr>
          <w:ilvl w:val="0"/>
          <w:numId w:val="2"/>
        </w:numPr>
        <w:spacing w:before="100" w:beforeAutospacing="1"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Select the </w:t>
      </w:r>
      <w:r w:rsidRPr="008C46E3">
        <w:rPr>
          <w:rFonts w:ascii="Segoe UI" w:eastAsia="Times New Roman" w:hAnsi="Segoe UI" w:cs="Segoe UI"/>
          <w:b/>
          <w:bCs/>
          <w:color w:val="212529"/>
          <w:sz w:val="24"/>
          <w:szCs w:val="24"/>
          <w:lang w:eastAsia="en-IN"/>
        </w:rPr>
        <w:t>Dashboard</w:t>
      </w:r>
      <w:r w:rsidRPr="008C46E3">
        <w:rPr>
          <w:rFonts w:ascii="Segoe UI" w:eastAsia="Times New Roman" w:hAnsi="Segoe UI" w:cs="Segoe UI"/>
          <w:color w:val="212529"/>
          <w:sz w:val="24"/>
          <w:szCs w:val="24"/>
          <w:lang w:eastAsia="en-IN"/>
        </w:rPr>
        <w:t> tab, click somewhere in the middle of the sheet, and press </w:t>
      </w:r>
      <w:r w:rsidRPr="008C46E3">
        <w:rPr>
          <w:rFonts w:ascii="Segoe UI" w:eastAsia="Times New Roman" w:hAnsi="Segoe UI" w:cs="Segoe UI"/>
          <w:b/>
          <w:bCs/>
          <w:color w:val="212529"/>
          <w:sz w:val="24"/>
          <w:szCs w:val="24"/>
          <w:lang w:eastAsia="en-IN"/>
        </w:rPr>
        <w:t>CTRL+V</w:t>
      </w:r>
      <w:r w:rsidRPr="008C46E3">
        <w:rPr>
          <w:rFonts w:ascii="Segoe UI" w:eastAsia="Times New Roman" w:hAnsi="Segoe UI" w:cs="Segoe UI"/>
          <w:color w:val="212529"/>
          <w:sz w:val="24"/>
          <w:szCs w:val="24"/>
          <w:lang w:eastAsia="en-IN"/>
        </w:rPr>
        <w:t>.</w:t>
      </w:r>
    </w:p>
    <w:p w14:paraId="08AF3000" w14:textId="77777777" w:rsidR="008C46E3" w:rsidRPr="008C46E3" w:rsidRDefault="008C46E3" w:rsidP="008C46E3">
      <w:pPr>
        <w:spacing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i/>
          <w:iCs/>
          <w:color w:val="212529"/>
          <w:sz w:val="24"/>
          <w:szCs w:val="24"/>
          <w:lang w:eastAsia="en-IN"/>
        </w:rPr>
        <w:t>If you have a copy of Excel Desktop you can continue on here and do both exercises using the first start file provided.</w:t>
      </w:r>
    </w:p>
    <w:p w14:paraId="43D11910" w14:textId="77777777" w:rsidR="008C46E3" w:rsidRPr="008C46E3" w:rsidRDefault="008C46E3" w:rsidP="008C46E3">
      <w:pPr>
        <w:spacing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b/>
          <w:bCs/>
          <w:color w:val="212529"/>
          <w:sz w:val="24"/>
          <w:szCs w:val="24"/>
          <w:lang w:eastAsia="en-IN"/>
        </w:rPr>
        <w:t>Note:</w:t>
      </w:r>
      <w:r w:rsidRPr="008C46E3">
        <w:rPr>
          <w:rFonts w:ascii="Segoe UI" w:eastAsia="Times New Roman" w:hAnsi="Segoe UI" w:cs="Segoe UI"/>
          <w:color w:val="212529"/>
          <w:sz w:val="24"/>
          <w:szCs w:val="24"/>
          <w:lang w:eastAsia="en-IN"/>
        </w:rPr>
        <w:t> Excel for the web cannot copy slicers and pivot charts, so if you are using a version of </w:t>
      </w:r>
      <w:r w:rsidRPr="008C46E3">
        <w:rPr>
          <w:rFonts w:ascii="Segoe UI" w:eastAsia="Times New Roman" w:hAnsi="Segoe UI" w:cs="Segoe UI"/>
          <w:b/>
          <w:bCs/>
          <w:color w:val="212529"/>
          <w:sz w:val="24"/>
          <w:szCs w:val="24"/>
          <w:lang w:eastAsia="en-IN"/>
        </w:rPr>
        <w:t>Excel for the web</w:t>
      </w:r>
      <w:r w:rsidRPr="008C46E3">
        <w:rPr>
          <w:rFonts w:ascii="Segoe UI" w:eastAsia="Times New Roman" w:hAnsi="Segoe UI" w:cs="Segoe UI"/>
          <w:color w:val="212529"/>
          <w:sz w:val="24"/>
          <w:szCs w:val="24"/>
          <w:lang w:eastAsia="en-IN"/>
        </w:rPr>
        <w:t>, you will need to stop this exercise here, then open the provided </w:t>
      </w:r>
      <w:hyperlink r:id="rId10" w:history="1">
        <w:r w:rsidRPr="008C46E3">
          <w:rPr>
            <w:rFonts w:ascii="Segoe UI" w:eastAsia="Times New Roman" w:hAnsi="Segoe UI" w:cs="Segoe UI"/>
            <w:b/>
            <w:bCs/>
            <w:color w:val="007BFF"/>
            <w:sz w:val="24"/>
            <w:szCs w:val="24"/>
            <w:u w:val="single"/>
            <w:lang w:eastAsia="en-IN"/>
          </w:rPr>
          <w:t>Car_Sales_Kaggle_DV0130EN_Lab3_Ex2Start.xlsx</w:t>
        </w:r>
      </w:hyperlink>
      <w:r w:rsidRPr="008C46E3">
        <w:rPr>
          <w:rFonts w:ascii="Segoe UI" w:eastAsia="Times New Roman" w:hAnsi="Segoe UI" w:cs="Segoe UI"/>
          <w:color w:val="212529"/>
          <w:sz w:val="24"/>
          <w:szCs w:val="24"/>
          <w:lang w:eastAsia="en-IN"/>
        </w:rPr>
        <w:t> file, and then continue from </w:t>
      </w:r>
      <w:r w:rsidRPr="008C46E3">
        <w:rPr>
          <w:rFonts w:ascii="Segoe UI" w:eastAsia="Times New Roman" w:hAnsi="Segoe UI" w:cs="Segoe UI"/>
          <w:b/>
          <w:bCs/>
          <w:color w:val="212529"/>
          <w:sz w:val="24"/>
          <w:szCs w:val="24"/>
          <w:lang w:eastAsia="en-IN"/>
        </w:rPr>
        <w:t>Exercise 2 Step 1</w:t>
      </w:r>
      <w:r w:rsidRPr="008C46E3">
        <w:rPr>
          <w:rFonts w:ascii="Segoe UI" w:eastAsia="Times New Roman" w:hAnsi="Segoe UI" w:cs="Segoe UI"/>
          <w:color w:val="212529"/>
          <w:sz w:val="24"/>
          <w:szCs w:val="24"/>
          <w:lang w:eastAsia="en-IN"/>
        </w:rPr>
        <w:t> below.</w:t>
      </w:r>
    </w:p>
    <w:p w14:paraId="47BB42F8" w14:textId="77777777" w:rsidR="008C46E3" w:rsidRPr="008C46E3" w:rsidRDefault="008C46E3" w:rsidP="008C46E3">
      <w:pPr>
        <w:numPr>
          <w:ilvl w:val="0"/>
          <w:numId w:val="3"/>
        </w:numPr>
        <w:spacing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Select the </w:t>
      </w:r>
      <w:r w:rsidRPr="008C46E3">
        <w:rPr>
          <w:rFonts w:ascii="Segoe UI" w:eastAsia="Times New Roman" w:hAnsi="Segoe UI" w:cs="Segoe UI"/>
          <w:b/>
          <w:bCs/>
          <w:color w:val="212529"/>
          <w:sz w:val="24"/>
          <w:szCs w:val="24"/>
          <w:lang w:eastAsia="en-IN"/>
        </w:rPr>
        <w:t>Column, Pie, Sunburst Chart</w:t>
      </w:r>
      <w:r w:rsidRPr="008C46E3">
        <w:rPr>
          <w:rFonts w:ascii="Segoe UI" w:eastAsia="Times New Roman" w:hAnsi="Segoe UI" w:cs="Segoe UI"/>
          <w:color w:val="212529"/>
          <w:sz w:val="24"/>
          <w:szCs w:val="24"/>
          <w:lang w:eastAsia="en-IN"/>
        </w:rPr>
        <w:t> worksheet tab.</w:t>
      </w:r>
    </w:p>
    <w:p w14:paraId="7604FADC" w14:textId="77777777" w:rsidR="008C46E3" w:rsidRPr="008C46E3" w:rsidRDefault="008C46E3" w:rsidP="008C46E3">
      <w:pPr>
        <w:numPr>
          <w:ilvl w:val="0"/>
          <w:numId w:val="3"/>
        </w:numPr>
        <w:spacing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Select the </w:t>
      </w:r>
      <w:r w:rsidRPr="008C46E3">
        <w:rPr>
          <w:rFonts w:ascii="Segoe UI" w:eastAsia="Times New Roman" w:hAnsi="Segoe UI" w:cs="Segoe UI"/>
          <w:b/>
          <w:bCs/>
          <w:color w:val="212529"/>
          <w:sz w:val="24"/>
          <w:szCs w:val="24"/>
          <w:lang w:eastAsia="en-IN"/>
        </w:rPr>
        <w:t>Slicer</w:t>
      </w:r>
      <w:r w:rsidRPr="008C46E3">
        <w:rPr>
          <w:rFonts w:ascii="Segoe UI" w:eastAsia="Times New Roman" w:hAnsi="Segoe UI" w:cs="Segoe UI"/>
          <w:color w:val="212529"/>
          <w:sz w:val="24"/>
          <w:szCs w:val="24"/>
          <w:lang w:eastAsia="en-IN"/>
        </w:rPr>
        <w:t> and press </w:t>
      </w:r>
      <w:r w:rsidRPr="008C46E3">
        <w:rPr>
          <w:rFonts w:ascii="Segoe UI" w:eastAsia="Times New Roman" w:hAnsi="Segoe UI" w:cs="Segoe UI"/>
          <w:b/>
          <w:bCs/>
          <w:color w:val="212529"/>
          <w:sz w:val="24"/>
          <w:szCs w:val="24"/>
          <w:lang w:eastAsia="en-IN"/>
        </w:rPr>
        <w:t>CTRL+C</w:t>
      </w:r>
      <w:r w:rsidRPr="008C46E3">
        <w:rPr>
          <w:rFonts w:ascii="Segoe UI" w:eastAsia="Times New Roman" w:hAnsi="Segoe UI" w:cs="Segoe UI"/>
          <w:color w:val="212529"/>
          <w:sz w:val="24"/>
          <w:szCs w:val="24"/>
          <w:lang w:eastAsia="en-IN"/>
        </w:rPr>
        <w:t>.</w:t>
      </w:r>
    </w:p>
    <w:p w14:paraId="3818B0CD" w14:textId="77777777" w:rsidR="008C46E3" w:rsidRPr="008C46E3" w:rsidRDefault="008C46E3" w:rsidP="008C46E3">
      <w:pPr>
        <w:numPr>
          <w:ilvl w:val="0"/>
          <w:numId w:val="3"/>
        </w:numPr>
        <w:spacing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lastRenderedPageBreak/>
        <w:t>Select the </w:t>
      </w:r>
      <w:r w:rsidRPr="008C46E3">
        <w:rPr>
          <w:rFonts w:ascii="Segoe UI" w:eastAsia="Times New Roman" w:hAnsi="Segoe UI" w:cs="Segoe UI"/>
          <w:b/>
          <w:bCs/>
          <w:color w:val="212529"/>
          <w:sz w:val="24"/>
          <w:szCs w:val="24"/>
          <w:lang w:eastAsia="en-IN"/>
        </w:rPr>
        <w:t>Dashboard</w:t>
      </w:r>
      <w:r w:rsidRPr="008C46E3">
        <w:rPr>
          <w:rFonts w:ascii="Segoe UI" w:eastAsia="Times New Roman" w:hAnsi="Segoe UI" w:cs="Segoe UI"/>
          <w:color w:val="212529"/>
          <w:sz w:val="24"/>
          <w:szCs w:val="24"/>
          <w:lang w:eastAsia="en-IN"/>
        </w:rPr>
        <w:t> tab, click somewhere in the middle of the sheet, and press </w:t>
      </w:r>
      <w:r w:rsidRPr="008C46E3">
        <w:rPr>
          <w:rFonts w:ascii="Segoe UI" w:eastAsia="Times New Roman" w:hAnsi="Segoe UI" w:cs="Segoe UI"/>
          <w:b/>
          <w:bCs/>
          <w:color w:val="212529"/>
          <w:sz w:val="24"/>
          <w:szCs w:val="24"/>
          <w:lang w:eastAsia="en-IN"/>
        </w:rPr>
        <w:t>CTRL+V</w:t>
      </w:r>
      <w:r w:rsidRPr="008C46E3">
        <w:rPr>
          <w:rFonts w:ascii="Segoe UI" w:eastAsia="Times New Roman" w:hAnsi="Segoe UI" w:cs="Segoe UI"/>
          <w:color w:val="212529"/>
          <w:sz w:val="24"/>
          <w:szCs w:val="24"/>
          <w:lang w:eastAsia="en-IN"/>
        </w:rPr>
        <w:t>.</w:t>
      </w:r>
    </w:p>
    <w:p w14:paraId="26436B16" w14:textId="77777777" w:rsidR="008C46E3" w:rsidRPr="008C46E3" w:rsidRDefault="008C46E3" w:rsidP="008C46E3">
      <w:pPr>
        <w:numPr>
          <w:ilvl w:val="0"/>
          <w:numId w:val="3"/>
        </w:numPr>
        <w:spacing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Select the </w:t>
      </w:r>
      <w:r w:rsidRPr="008C46E3">
        <w:rPr>
          <w:rFonts w:ascii="Segoe UI" w:eastAsia="Times New Roman" w:hAnsi="Segoe UI" w:cs="Segoe UI"/>
          <w:b/>
          <w:bCs/>
          <w:color w:val="212529"/>
          <w:sz w:val="24"/>
          <w:szCs w:val="24"/>
          <w:lang w:eastAsia="en-IN"/>
        </w:rPr>
        <w:t>Bar Chart</w:t>
      </w:r>
      <w:r w:rsidRPr="008C46E3">
        <w:rPr>
          <w:rFonts w:ascii="Segoe UI" w:eastAsia="Times New Roman" w:hAnsi="Segoe UI" w:cs="Segoe UI"/>
          <w:color w:val="212529"/>
          <w:sz w:val="24"/>
          <w:szCs w:val="24"/>
          <w:lang w:eastAsia="en-IN"/>
        </w:rPr>
        <w:t> worksheet tab.</w:t>
      </w:r>
    </w:p>
    <w:p w14:paraId="036FF0D4" w14:textId="77777777" w:rsidR="008C46E3" w:rsidRPr="008C46E3" w:rsidRDefault="008C46E3" w:rsidP="008C46E3">
      <w:pPr>
        <w:numPr>
          <w:ilvl w:val="0"/>
          <w:numId w:val="3"/>
        </w:numPr>
        <w:spacing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Select the </w:t>
      </w:r>
      <w:r w:rsidRPr="008C46E3">
        <w:rPr>
          <w:rFonts w:ascii="Segoe UI" w:eastAsia="Times New Roman" w:hAnsi="Segoe UI" w:cs="Segoe UI"/>
          <w:b/>
          <w:bCs/>
          <w:color w:val="212529"/>
          <w:sz w:val="24"/>
          <w:szCs w:val="24"/>
          <w:lang w:eastAsia="en-IN"/>
        </w:rPr>
        <w:t>Bar chart</w:t>
      </w:r>
      <w:r w:rsidRPr="008C46E3">
        <w:rPr>
          <w:rFonts w:ascii="Segoe UI" w:eastAsia="Times New Roman" w:hAnsi="Segoe UI" w:cs="Segoe UI"/>
          <w:color w:val="212529"/>
          <w:sz w:val="24"/>
          <w:szCs w:val="24"/>
          <w:lang w:eastAsia="en-IN"/>
        </w:rPr>
        <w:t> and press </w:t>
      </w:r>
      <w:r w:rsidRPr="008C46E3">
        <w:rPr>
          <w:rFonts w:ascii="Segoe UI" w:eastAsia="Times New Roman" w:hAnsi="Segoe UI" w:cs="Segoe UI"/>
          <w:b/>
          <w:bCs/>
          <w:color w:val="212529"/>
          <w:sz w:val="24"/>
          <w:szCs w:val="24"/>
          <w:lang w:eastAsia="en-IN"/>
        </w:rPr>
        <w:t>CTRL+C</w:t>
      </w:r>
      <w:r w:rsidRPr="008C46E3">
        <w:rPr>
          <w:rFonts w:ascii="Segoe UI" w:eastAsia="Times New Roman" w:hAnsi="Segoe UI" w:cs="Segoe UI"/>
          <w:color w:val="212529"/>
          <w:sz w:val="24"/>
          <w:szCs w:val="24"/>
          <w:lang w:eastAsia="en-IN"/>
        </w:rPr>
        <w:t>.</w:t>
      </w:r>
    </w:p>
    <w:p w14:paraId="7876B394" w14:textId="77777777" w:rsidR="008C46E3" w:rsidRPr="008C46E3" w:rsidRDefault="008C46E3" w:rsidP="008C46E3">
      <w:pPr>
        <w:numPr>
          <w:ilvl w:val="0"/>
          <w:numId w:val="3"/>
        </w:numPr>
        <w:spacing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Select the </w:t>
      </w:r>
      <w:r w:rsidRPr="008C46E3">
        <w:rPr>
          <w:rFonts w:ascii="Segoe UI" w:eastAsia="Times New Roman" w:hAnsi="Segoe UI" w:cs="Segoe UI"/>
          <w:b/>
          <w:bCs/>
          <w:color w:val="212529"/>
          <w:sz w:val="24"/>
          <w:szCs w:val="24"/>
          <w:lang w:eastAsia="en-IN"/>
        </w:rPr>
        <w:t>Dashboard</w:t>
      </w:r>
      <w:r w:rsidRPr="008C46E3">
        <w:rPr>
          <w:rFonts w:ascii="Segoe UI" w:eastAsia="Times New Roman" w:hAnsi="Segoe UI" w:cs="Segoe UI"/>
          <w:color w:val="212529"/>
          <w:sz w:val="24"/>
          <w:szCs w:val="24"/>
          <w:lang w:eastAsia="en-IN"/>
        </w:rPr>
        <w:t> tab, click somewhere in the middle of the sheet, and press </w:t>
      </w:r>
      <w:r w:rsidRPr="008C46E3">
        <w:rPr>
          <w:rFonts w:ascii="Segoe UI" w:eastAsia="Times New Roman" w:hAnsi="Segoe UI" w:cs="Segoe UI"/>
          <w:b/>
          <w:bCs/>
          <w:color w:val="212529"/>
          <w:sz w:val="24"/>
          <w:szCs w:val="24"/>
          <w:lang w:eastAsia="en-IN"/>
        </w:rPr>
        <w:t>CTRL+V</w:t>
      </w:r>
      <w:r w:rsidRPr="008C46E3">
        <w:rPr>
          <w:rFonts w:ascii="Segoe UI" w:eastAsia="Times New Roman" w:hAnsi="Segoe UI" w:cs="Segoe UI"/>
          <w:color w:val="212529"/>
          <w:sz w:val="24"/>
          <w:szCs w:val="24"/>
          <w:lang w:eastAsia="en-IN"/>
        </w:rPr>
        <w:t>.</w:t>
      </w:r>
    </w:p>
    <w:p w14:paraId="7CD4284D" w14:textId="77777777" w:rsidR="008C46E3" w:rsidRPr="008C46E3" w:rsidRDefault="008C46E3" w:rsidP="008C46E3">
      <w:pPr>
        <w:numPr>
          <w:ilvl w:val="0"/>
          <w:numId w:val="3"/>
        </w:numPr>
        <w:spacing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Select the </w:t>
      </w:r>
      <w:r w:rsidRPr="008C46E3">
        <w:rPr>
          <w:rFonts w:ascii="Segoe UI" w:eastAsia="Times New Roman" w:hAnsi="Segoe UI" w:cs="Segoe UI"/>
          <w:b/>
          <w:bCs/>
          <w:color w:val="212529"/>
          <w:sz w:val="24"/>
          <w:szCs w:val="24"/>
          <w:lang w:eastAsia="en-IN"/>
        </w:rPr>
        <w:t>Bar Chart</w:t>
      </w:r>
      <w:r w:rsidRPr="008C46E3">
        <w:rPr>
          <w:rFonts w:ascii="Segoe UI" w:eastAsia="Times New Roman" w:hAnsi="Segoe UI" w:cs="Segoe UI"/>
          <w:color w:val="212529"/>
          <w:sz w:val="24"/>
          <w:szCs w:val="24"/>
          <w:lang w:eastAsia="en-IN"/>
        </w:rPr>
        <w:t> worksheet tab.</w:t>
      </w:r>
    </w:p>
    <w:p w14:paraId="721B15C5" w14:textId="77777777" w:rsidR="008C46E3" w:rsidRPr="008C46E3" w:rsidRDefault="008C46E3" w:rsidP="008C46E3">
      <w:pPr>
        <w:numPr>
          <w:ilvl w:val="0"/>
          <w:numId w:val="3"/>
        </w:numPr>
        <w:spacing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Select the </w:t>
      </w:r>
      <w:r w:rsidRPr="008C46E3">
        <w:rPr>
          <w:rFonts w:ascii="Segoe UI" w:eastAsia="Times New Roman" w:hAnsi="Segoe UI" w:cs="Segoe UI"/>
          <w:b/>
          <w:bCs/>
          <w:color w:val="212529"/>
          <w:sz w:val="24"/>
          <w:szCs w:val="24"/>
          <w:lang w:eastAsia="en-IN"/>
        </w:rPr>
        <w:t>Slicer</w:t>
      </w:r>
      <w:r w:rsidRPr="008C46E3">
        <w:rPr>
          <w:rFonts w:ascii="Segoe UI" w:eastAsia="Times New Roman" w:hAnsi="Segoe UI" w:cs="Segoe UI"/>
          <w:color w:val="212529"/>
          <w:sz w:val="24"/>
          <w:szCs w:val="24"/>
          <w:lang w:eastAsia="en-IN"/>
        </w:rPr>
        <w:t> and press </w:t>
      </w:r>
      <w:r w:rsidRPr="008C46E3">
        <w:rPr>
          <w:rFonts w:ascii="Segoe UI" w:eastAsia="Times New Roman" w:hAnsi="Segoe UI" w:cs="Segoe UI"/>
          <w:b/>
          <w:bCs/>
          <w:color w:val="212529"/>
          <w:sz w:val="24"/>
          <w:szCs w:val="24"/>
          <w:lang w:eastAsia="en-IN"/>
        </w:rPr>
        <w:t>CTRL+C</w:t>
      </w:r>
      <w:r w:rsidRPr="008C46E3">
        <w:rPr>
          <w:rFonts w:ascii="Segoe UI" w:eastAsia="Times New Roman" w:hAnsi="Segoe UI" w:cs="Segoe UI"/>
          <w:color w:val="212529"/>
          <w:sz w:val="24"/>
          <w:szCs w:val="24"/>
          <w:lang w:eastAsia="en-IN"/>
        </w:rPr>
        <w:t>.</w:t>
      </w:r>
    </w:p>
    <w:p w14:paraId="141F13E4" w14:textId="77777777" w:rsidR="008C46E3" w:rsidRPr="008C46E3" w:rsidRDefault="008C46E3" w:rsidP="008C46E3">
      <w:pPr>
        <w:numPr>
          <w:ilvl w:val="0"/>
          <w:numId w:val="3"/>
        </w:numPr>
        <w:spacing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Select the </w:t>
      </w:r>
      <w:r w:rsidRPr="008C46E3">
        <w:rPr>
          <w:rFonts w:ascii="Segoe UI" w:eastAsia="Times New Roman" w:hAnsi="Segoe UI" w:cs="Segoe UI"/>
          <w:b/>
          <w:bCs/>
          <w:color w:val="212529"/>
          <w:sz w:val="24"/>
          <w:szCs w:val="24"/>
          <w:lang w:eastAsia="en-IN"/>
        </w:rPr>
        <w:t>Dashboard</w:t>
      </w:r>
      <w:r w:rsidRPr="008C46E3">
        <w:rPr>
          <w:rFonts w:ascii="Segoe UI" w:eastAsia="Times New Roman" w:hAnsi="Segoe UI" w:cs="Segoe UI"/>
          <w:color w:val="212529"/>
          <w:sz w:val="24"/>
          <w:szCs w:val="24"/>
          <w:lang w:eastAsia="en-IN"/>
        </w:rPr>
        <w:t> tab, click somewhere in the middle of the sheet, and press </w:t>
      </w:r>
      <w:r w:rsidRPr="008C46E3">
        <w:rPr>
          <w:rFonts w:ascii="Segoe UI" w:eastAsia="Times New Roman" w:hAnsi="Segoe UI" w:cs="Segoe UI"/>
          <w:b/>
          <w:bCs/>
          <w:color w:val="212529"/>
          <w:sz w:val="24"/>
          <w:szCs w:val="24"/>
          <w:lang w:eastAsia="en-IN"/>
        </w:rPr>
        <w:t>CTRL+V</w:t>
      </w:r>
      <w:r w:rsidRPr="008C46E3">
        <w:rPr>
          <w:rFonts w:ascii="Segoe UI" w:eastAsia="Times New Roman" w:hAnsi="Segoe UI" w:cs="Segoe UI"/>
          <w:color w:val="212529"/>
          <w:sz w:val="24"/>
          <w:szCs w:val="24"/>
          <w:lang w:eastAsia="en-IN"/>
        </w:rPr>
        <w:t>.</w:t>
      </w:r>
    </w:p>
    <w:p w14:paraId="074AC5E8" w14:textId="77777777" w:rsidR="008C46E3" w:rsidRPr="008C46E3" w:rsidRDefault="008C46E3" w:rsidP="008C46E3">
      <w:pPr>
        <w:numPr>
          <w:ilvl w:val="0"/>
          <w:numId w:val="3"/>
        </w:numPr>
        <w:spacing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At the end of this exercise your </w:t>
      </w:r>
      <w:r w:rsidRPr="008C46E3">
        <w:rPr>
          <w:rFonts w:ascii="Segoe UI" w:eastAsia="Times New Roman" w:hAnsi="Segoe UI" w:cs="Segoe UI"/>
          <w:b/>
          <w:bCs/>
          <w:color w:val="212529"/>
          <w:sz w:val="24"/>
          <w:szCs w:val="24"/>
          <w:lang w:eastAsia="en-IN"/>
        </w:rPr>
        <w:t>Dashboard</w:t>
      </w:r>
      <w:r w:rsidRPr="008C46E3">
        <w:rPr>
          <w:rFonts w:ascii="Segoe UI" w:eastAsia="Times New Roman" w:hAnsi="Segoe UI" w:cs="Segoe UI"/>
          <w:color w:val="212529"/>
          <w:sz w:val="24"/>
          <w:szCs w:val="24"/>
          <w:lang w:eastAsia="en-IN"/>
        </w:rPr>
        <w:t> worksheet should look like the image below:</w:t>
      </w:r>
    </w:p>
    <w:p w14:paraId="5A9711F9" w14:textId="57E03AEB" w:rsidR="008C46E3" w:rsidRPr="008C46E3" w:rsidRDefault="008C46E3" w:rsidP="008C46E3">
      <w:pPr>
        <w:spacing w:beforeAutospacing="1" w:after="0" w:afterAutospacing="1" w:line="240" w:lineRule="auto"/>
        <w:ind w:left="720"/>
        <w:rPr>
          <w:rFonts w:ascii="Segoe UI" w:eastAsia="Times New Roman" w:hAnsi="Segoe UI" w:cs="Segoe UI"/>
          <w:color w:val="212529"/>
          <w:sz w:val="24"/>
          <w:szCs w:val="24"/>
          <w:lang w:eastAsia="en-IN"/>
        </w:rPr>
      </w:pPr>
      <w:r w:rsidRPr="008C46E3">
        <w:rPr>
          <w:rFonts w:ascii="Segoe UI" w:eastAsia="Times New Roman" w:hAnsi="Segoe UI" w:cs="Segoe UI"/>
          <w:noProof/>
          <w:color w:val="212529"/>
          <w:sz w:val="24"/>
          <w:szCs w:val="24"/>
          <w:lang w:eastAsia="en-IN"/>
        </w:rPr>
        <w:drawing>
          <wp:inline distT="0" distB="0" distL="0" distR="0" wp14:anchorId="2310A29B" wp14:editId="714DFC98">
            <wp:extent cx="5731510" cy="31756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175635"/>
                    </a:xfrm>
                    <a:prstGeom prst="rect">
                      <a:avLst/>
                    </a:prstGeom>
                    <a:noFill/>
                    <a:ln>
                      <a:noFill/>
                    </a:ln>
                  </pic:spPr>
                </pic:pic>
              </a:graphicData>
            </a:graphic>
          </wp:inline>
        </w:drawing>
      </w:r>
    </w:p>
    <w:p w14:paraId="70995C3D" w14:textId="77777777" w:rsidR="008C46E3" w:rsidRPr="008C46E3" w:rsidRDefault="008C46E3" w:rsidP="008C46E3">
      <w:pPr>
        <w:spacing w:after="0" w:line="240" w:lineRule="auto"/>
        <w:rPr>
          <w:rFonts w:ascii="Times New Roman" w:eastAsia="Times New Roman" w:hAnsi="Times New Roman" w:cs="Times New Roman"/>
          <w:sz w:val="24"/>
          <w:szCs w:val="24"/>
          <w:lang w:eastAsia="en-IN"/>
        </w:rPr>
      </w:pPr>
      <w:r w:rsidRPr="008C46E3">
        <w:rPr>
          <w:rFonts w:ascii="Segoe UI" w:eastAsia="Times New Roman" w:hAnsi="Segoe UI" w:cs="Segoe UI"/>
          <w:color w:val="212529"/>
          <w:sz w:val="24"/>
          <w:szCs w:val="24"/>
          <w:lang w:eastAsia="en-IN"/>
        </w:rPr>
        <w:br/>
      </w:r>
    </w:p>
    <w:p w14:paraId="467487BF" w14:textId="77777777" w:rsidR="008C46E3" w:rsidRPr="008C46E3" w:rsidRDefault="008C46E3" w:rsidP="008C46E3">
      <w:pPr>
        <w:spacing w:after="100" w:afterAutospacing="1" w:line="240" w:lineRule="auto"/>
        <w:outlineLvl w:val="0"/>
        <w:rPr>
          <w:rFonts w:ascii="Segoe UI" w:eastAsia="Times New Roman" w:hAnsi="Segoe UI" w:cs="Segoe UI"/>
          <w:color w:val="212529"/>
          <w:kern w:val="36"/>
          <w:sz w:val="48"/>
          <w:szCs w:val="48"/>
          <w:lang w:eastAsia="en-IN"/>
        </w:rPr>
      </w:pPr>
      <w:r w:rsidRPr="008C46E3">
        <w:rPr>
          <w:rFonts w:ascii="Segoe UI" w:eastAsia="Times New Roman" w:hAnsi="Segoe UI" w:cs="Segoe UI"/>
          <w:color w:val="212529"/>
          <w:kern w:val="36"/>
          <w:sz w:val="48"/>
          <w:szCs w:val="48"/>
          <w:lang w:eastAsia="en-IN"/>
        </w:rPr>
        <w:t xml:space="preserve">Exercise </w:t>
      </w:r>
      <w:proofErr w:type="gramStart"/>
      <w:r w:rsidRPr="008C46E3">
        <w:rPr>
          <w:rFonts w:ascii="Segoe UI" w:eastAsia="Times New Roman" w:hAnsi="Segoe UI" w:cs="Segoe UI"/>
          <w:color w:val="212529"/>
          <w:kern w:val="36"/>
          <w:sz w:val="48"/>
          <w:szCs w:val="48"/>
          <w:lang w:eastAsia="en-IN"/>
        </w:rPr>
        <w:t>2 :</w:t>
      </w:r>
      <w:proofErr w:type="gramEnd"/>
      <w:r w:rsidRPr="008C46E3">
        <w:rPr>
          <w:rFonts w:ascii="Segoe UI" w:eastAsia="Times New Roman" w:hAnsi="Segoe UI" w:cs="Segoe UI"/>
          <w:color w:val="212529"/>
          <w:kern w:val="36"/>
          <w:sz w:val="48"/>
          <w:szCs w:val="48"/>
          <w:lang w:eastAsia="en-IN"/>
        </w:rPr>
        <w:t xml:space="preserve"> Configuring a dashboard layout in Excel</w:t>
      </w:r>
    </w:p>
    <w:p w14:paraId="7F888053" w14:textId="77777777" w:rsidR="008C46E3" w:rsidRPr="008C46E3" w:rsidRDefault="008C46E3" w:rsidP="008C46E3">
      <w:pPr>
        <w:spacing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In this exercise, you will learn how to organize and layout the content of a dashboard in Excel.</w:t>
      </w:r>
    </w:p>
    <w:p w14:paraId="32AFFD78" w14:textId="77777777" w:rsidR="008C46E3" w:rsidRPr="008C46E3" w:rsidRDefault="008C46E3" w:rsidP="008C46E3">
      <w:pPr>
        <w:spacing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i/>
          <w:iCs/>
          <w:color w:val="212529"/>
          <w:sz w:val="24"/>
          <w:szCs w:val="24"/>
          <w:lang w:eastAsia="en-IN"/>
        </w:rPr>
        <w:t>If you are using Excel for the web, then you need to open the starter file provided in the link above, after Exercise 1 Step 12.</w:t>
      </w:r>
    </w:p>
    <w:p w14:paraId="249BAE40" w14:textId="77777777" w:rsidR="008C46E3" w:rsidRPr="008C46E3" w:rsidRDefault="008C46E3" w:rsidP="008C46E3">
      <w:pPr>
        <w:numPr>
          <w:ilvl w:val="0"/>
          <w:numId w:val="4"/>
        </w:numPr>
        <w:spacing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Select and drag the </w:t>
      </w:r>
      <w:r w:rsidRPr="008C46E3">
        <w:rPr>
          <w:rFonts w:ascii="Segoe UI" w:eastAsia="Times New Roman" w:hAnsi="Segoe UI" w:cs="Segoe UI"/>
          <w:b/>
          <w:bCs/>
          <w:color w:val="212529"/>
          <w:sz w:val="24"/>
          <w:szCs w:val="24"/>
          <w:lang w:eastAsia="en-IN"/>
        </w:rPr>
        <w:t>Bar chart</w:t>
      </w:r>
      <w:r w:rsidRPr="008C46E3">
        <w:rPr>
          <w:rFonts w:ascii="Segoe UI" w:eastAsia="Times New Roman" w:hAnsi="Segoe UI" w:cs="Segoe UI"/>
          <w:color w:val="212529"/>
          <w:sz w:val="24"/>
          <w:szCs w:val="24"/>
          <w:lang w:eastAsia="en-IN"/>
        </w:rPr>
        <w:t> to the top left corner of the sheet.</w:t>
      </w:r>
    </w:p>
    <w:p w14:paraId="037895EF" w14:textId="77777777" w:rsidR="008C46E3" w:rsidRPr="008C46E3" w:rsidRDefault="008C46E3" w:rsidP="008C46E3">
      <w:pPr>
        <w:numPr>
          <w:ilvl w:val="0"/>
          <w:numId w:val="4"/>
        </w:numPr>
        <w:spacing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lastRenderedPageBreak/>
        <w:t>Select and drag the </w:t>
      </w:r>
      <w:r w:rsidRPr="008C46E3">
        <w:rPr>
          <w:rFonts w:ascii="Segoe UI" w:eastAsia="Times New Roman" w:hAnsi="Segoe UI" w:cs="Segoe UI"/>
          <w:b/>
          <w:bCs/>
          <w:color w:val="212529"/>
          <w:sz w:val="24"/>
          <w:szCs w:val="24"/>
          <w:lang w:eastAsia="en-IN"/>
        </w:rPr>
        <w:t>Manufacturer slicer</w:t>
      </w:r>
      <w:r w:rsidRPr="008C46E3">
        <w:rPr>
          <w:rFonts w:ascii="Segoe UI" w:eastAsia="Times New Roman" w:hAnsi="Segoe UI" w:cs="Segoe UI"/>
          <w:color w:val="212529"/>
          <w:sz w:val="24"/>
          <w:szCs w:val="24"/>
          <w:lang w:eastAsia="en-IN"/>
        </w:rPr>
        <w:t> to the top of the sheet on the right of the Bar chart.</w:t>
      </w:r>
    </w:p>
    <w:p w14:paraId="441CACA5" w14:textId="77777777" w:rsidR="008C46E3" w:rsidRPr="008C46E3" w:rsidRDefault="008C46E3" w:rsidP="008C46E3">
      <w:pPr>
        <w:numPr>
          <w:ilvl w:val="0"/>
          <w:numId w:val="4"/>
        </w:numPr>
        <w:spacing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Select and drag the </w:t>
      </w:r>
      <w:r w:rsidRPr="008C46E3">
        <w:rPr>
          <w:rFonts w:ascii="Segoe UI" w:eastAsia="Times New Roman" w:hAnsi="Segoe UI" w:cs="Segoe UI"/>
          <w:b/>
          <w:bCs/>
          <w:color w:val="212529"/>
          <w:sz w:val="24"/>
          <w:szCs w:val="24"/>
          <w:lang w:eastAsia="en-IN"/>
        </w:rPr>
        <w:t>Pie chart</w:t>
      </w:r>
      <w:r w:rsidRPr="008C46E3">
        <w:rPr>
          <w:rFonts w:ascii="Segoe UI" w:eastAsia="Times New Roman" w:hAnsi="Segoe UI" w:cs="Segoe UI"/>
          <w:color w:val="212529"/>
          <w:sz w:val="24"/>
          <w:szCs w:val="24"/>
          <w:lang w:eastAsia="en-IN"/>
        </w:rPr>
        <w:t> to the top right of the sheet on the right of the </w:t>
      </w:r>
      <w:r w:rsidRPr="008C46E3">
        <w:rPr>
          <w:rFonts w:ascii="Segoe UI" w:eastAsia="Times New Roman" w:hAnsi="Segoe UI" w:cs="Segoe UI"/>
          <w:b/>
          <w:bCs/>
          <w:color w:val="212529"/>
          <w:sz w:val="24"/>
          <w:szCs w:val="24"/>
          <w:lang w:eastAsia="en-IN"/>
        </w:rPr>
        <w:t>Manufacturer slicer</w:t>
      </w:r>
      <w:r w:rsidRPr="008C46E3">
        <w:rPr>
          <w:rFonts w:ascii="Segoe UI" w:eastAsia="Times New Roman" w:hAnsi="Segoe UI" w:cs="Segoe UI"/>
          <w:color w:val="212529"/>
          <w:sz w:val="24"/>
          <w:szCs w:val="24"/>
          <w:lang w:eastAsia="en-IN"/>
        </w:rPr>
        <w:t>.</w:t>
      </w:r>
    </w:p>
    <w:p w14:paraId="1B17FFF9" w14:textId="77777777" w:rsidR="008C46E3" w:rsidRPr="008C46E3" w:rsidRDefault="008C46E3" w:rsidP="008C46E3">
      <w:pPr>
        <w:numPr>
          <w:ilvl w:val="0"/>
          <w:numId w:val="4"/>
        </w:numPr>
        <w:spacing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Select and drag the </w:t>
      </w:r>
      <w:r w:rsidRPr="008C46E3">
        <w:rPr>
          <w:rFonts w:ascii="Segoe UI" w:eastAsia="Times New Roman" w:hAnsi="Segoe UI" w:cs="Segoe UI"/>
          <w:b/>
          <w:bCs/>
          <w:color w:val="212529"/>
          <w:sz w:val="24"/>
          <w:szCs w:val="24"/>
          <w:lang w:eastAsia="en-IN"/>
        </w:rPr>
        <w:t>Column chart</w:t>
      </w:r>
      <w:r w:rsidRPr="008C46E3">
        <w:rPr>
          <w:rFonts w:ascii="Segoe UI" w:eastAsia="Times New Roman" w:hAnsi="Segoe UI" w:cs="Segoe UI"/>
          <w:color w:val="212529"/>
          <w:sz w:val="24"/>
          <w:szCs w:val="24"/>
          <w:lang w:eastAsia="en-IN"/>
        </w:rPr>
        <w:t> to the bottom left of the sheet under the Bar chart.</w:t>
      </w:r>
    </w:p>
    <w:p w14:paraId="02C3B89F" w14:textId="77777777" w:rsidR="008C46E3" w:rsidRPr="008C46E3" w:rsidRDefault="008C46E3" w:rsidP="008C46E3">
      <w:pPr>
        <w:numPr>
          <w:ilvl w:val="0"/>
          <w:numId w:val="4"/>
        </w:numPr>
        <w:spacing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Select and drag the </w:t>
      </w:r>
      <w:r w:rsidRPr="008C46E3">
        <w:rPr>
          <w:rFonts w:ascii="Segoe UI" w:eastAsia="Times New Roman" w:hAnsi="Segoe UI" w:cs="Segoe UI"/>
          <w:b/>
          <w:bCs/>
          <w:color w:val="212529"/>
          <w:sz w:val="24"/>
          <w:szCs w:val="24"/>
          <w:lang w:eastAsia="en-IN"/>
        </w:rPr>
        <w:t>Sunburst chart</w:t>
      </w:r>
      <w:r w:rsidRPr="008C46E3">
        <w:rPr>
          <w:rFonts w:ascii="Segoe UI" w:eastAsia="Times New Roman" w:hAnsi="Segoe UI" w:cs="Segoe UI"/>
          <w:color w:val="212529"/>
          <w:sz w:val="24"/>
          <w:szCs w:val="24"/>
          <w:lang w:eastAsia="en-IN"/>
        </w:rPr>
        <w:t> to the bottom of the sheet on the right of the Column chart.</w:t>
      </w:r>
    </w:p>
    <w:p w14:paraId="298E51FA" w14:textId="77777777" w:rsidR="008C46E3" w:rsidRPr="008C46E3" w:rsidRDefault="008C46E3" w:rsidP="008C46E3">
      <w:pPr>
        <w:numPr>
          <w:ilvl w:val="0"/>
          <w:numId w:val="4"/>
        </w:numPr>
        <w:spacing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Select and drag the </w:t>
      </w:r>
      <w:r w:rsidRPr="008C46E3">
        <w:rPr>
          <w:rFonts w:ascii="Segoe UI" w:eastAsia="Times New Roman" w:hAnsi="Segoe UI" w:cs="Segoe UI"/>
          <w:b/>
          <w:bCs/>
          <w:color w:val="212529"/>
          <w:sz w:val="24"/>
          <w:szCs w:val="24"/>
          <w:lang w:eastAsia="en-IN"/>
        </w:rPr>
        <w:t>Model slicer</w:t>
      </w:r>
      <w:r w:rsidRPr="008C46E3">
        <w:rPr>
          <w:rFonts w:ascii="Segoe UI" w:eastAsia="Times New Roman" w:hAnsi="Segoe UI" w:cs="Segoe UI"/>
          <w:color w:val="212529"/>
          <w:sz w:val="24"/>
          <w:szCs w:val="24"/>
          <w:lang w:eastAsia="en-IN"/>
        </w:rPr>
        <w:t> to the bottom left of the sheet under the Pie chart.</w:t>
      </w:r>
    </w:p>
    <w:p w14:paraId="53EBAFB9" w14:textId="77777777" w:rsidR="008C46E3" w:rsidRPr="008C46E3" w:rsidRDefault="008C46E3" w:rsidP="008C46E3">
      <w:pPr>
        <w:numPr>
          <w:ilvl w:val="0"/>
          <w:numId w:val="4"/>
        </w:numPr>
        <w:spacing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Drag and resize all the charts to make them fit better.</w:t>
      </w:r>
    </w:p>
    <w:p w14:paraId="13C13D21" w14:textId="403A2381" w:rsidR="008C46E3" w:rsidRPr="008C46E3" w:rsidRDefault="008C46E3" w:rsidP="008C46E3">
      <w:pPr>
        <w:spacing w:beforeAutospacing="1" w:after="0" w:afterAutospacing="1" w:line="240" w:lineRule="auto"/>
        <w:ind w:left="720"/>
        <w:rPr>
          <w:rFonts w:ascii="Segoe UI" w:eastAsia="Times New Roman" w:hAnsi="Segoe UI" w:cs="Segoe UI"/>
          <w:color w:val="212529"/>
          <w:sz w:val="24"/>
          <w:szCs w:val="24"/>
          <w:lang w:eastAsia="en-IN"/>
        </w:rPr>
      </w:pPr>
      <w:r w:rsidRPr="008C46E3">
        <w:rPr>
          <w:rFonts w:ascii="Segoe UI" w:eastAsia="Times New Roman" w:hAnsi="Segoe UI" w:cs="Segoe UI"/>
          <w:noProof/>
          <w:color w:val="212529"/>
          <w:sz w:val="24"/>
          <w:szCs w:val="24"/>
          <w:lang w:eastAsia="en-IN"/>
        </w:rPr>
        <w:drawing>
          <wp:inline distT="0" distB="0" distL="0" distR="0" wp14:anchorId="503ADDF6" wp14:editId="61C0E5BB">
            <wp:extent cx="5731510" cy="30010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01010"/>
                    </a:xfrm>
                    <a:prstGeom prst="rect">
                      <a:avLst/>
                    </a:prstGeom>
                    <a:noFill/>
                    <a:ln>
                      <a:noFill/>
                    </a:ln>
                  </pic:spPr>
                </pic:pic>
              </a:graphicData>
            </a:graphic>
          </wp:inline>
        </w:drawing>
      </w:r>
    </w:p>
    <w:p w14:paraId="7752C432" w14:textId="77777777" w:rsidR="008C46E3" w:rsidRPr="008C46E3" w:rsidRDefault="008C46E3" w:rsidP="008C46E3">
      <w:pPr>
        <w:spacing w:after="0" w:line="240" w:lineRule="auto"/>
        <w:rPr>
          <w:rFonts w:ascii="Times New Roman" w:eastAsia="Times New Roman" w:hAnsi="Times New Roman" w:cs="Times New Roman"/>
          <w:sz w:val="24"/>
          <w:szCs w:val="24"/>
          <w:lang w:eastAsia="en-IN"/>
        </w:rPr>
      </w:pPr>
      <w:r w:rsidRPr="008C46E3">
        <w:rPr>
          <w:rFonts w:ascii="Segoe UI" w:eastAsia="Times New Roman" w:hAnsi="Segoe UI" w:cs="Segoe UI"/>
          <w:color w:val="212529"/>
          <w:sz w:val="24"/>
          <w:szCs w:val="24"/>
          <w:lang w:eastAsia="en-IN"/>
        </w:rPr>
        <w:br/>
      </w:r>
    </w:p>
    <w:p w14:paraId="3D3DAE9F" w14:textId="77777777" w:rsidR="008C46E3" w:rsidRPr="008C46E3" w:rsidRDefault="008C46E3" w:rsidP="008C46E3">
      <w:pPr>
        <w:numPr>
          <w:ilvl w:val="0"/>
          <w:numId w:val="5"/>
        </w:numPr>
        <w:spacing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Select the </w:t>
      </w:r>
      <w:r w:rsidRPr="008C46E3">
        <w:rPr>
          <w:rFonts w:ascii="Segoe UI" w:eastAsia="Times New Roman" w:hAnsi="Segoe UI" w:cs="Segoe UI"/>
          <w:b/>
          <w:bCs/>
          <w:color w:val="212529"/>
          <w:sz w:val="24"/>
          <w:szCs w:val="24"/>
          <w:lang w:eastAsia="en-IN"/>
        </w:rPr>
        <w:t>View</w:t>
      </w:r>
      <w:r w:rsidRPr="008C46E3">
        <w:rPr>
          <w:rFonts w:ascii="Segoe UI" w:eastAsia="Times New Roman" w:hAnsi="Segoe UI" w:cs="Segoe UI"/>
          <w:color w:val="212529"/>
          <w:sz w:val="24"/>
          <w:szCs w:val="24"/>
          <w:lang w:eastAsia="en-IN"/>
        </w:rPr>
        <w:t> tab in the ribbon, and uncheck </w:t>
      </w:r>
      <w:r w:rsidRPr="008C46E3">
        <w:rPr>
          <w:rFonts w:ascii="Segoe UI" w:eastAsia="Times New Roman" w:hAnsi="Segoe UI" w:cs="Segoe UI"/>
          <w:b/>
          <w:bCs/>
          <w:color w:val="212529"/>
          <w:sz w:val="24"/>
          <w:szCs w:val="24"/>
          <w:lang w:eastAsia="en-IN"/>
        </w:rPr>
        <w:t>Gridlines</w:t>
      </w:r>
      <w:r w:rsidRPr="008C46E3">
        <w:rPr>
          <w:rFonts w:ascii="Segoe UI" w:eastAsia="Times New Roman" w:hAnsi="Segoe UI" w:cs="Segoe UI"/>
          <w:color w:val="212529"/>
          <w:sz w:val="24"/>
          <w:szCs w:val="24"/>
          <w:lang w:eastAsia="en-IN"/>
        </w:rPr>
        <w:t> and </w:t>
      </w:r>
      <w:r w:rsidRPr="008C46E3">
        <w:rPr>
          <w:rFonts w:ascii="Segoe UI" w:eastAsia="Times New Roman" w:hAnsi="Segoe UI" w:cs="Segoe UI"/>
          <w:b/>
          <w:bCs/>
          <w:color w:val="212529"/>
          <w:sz w:val="24"/>
          <w:szCs w:val="24"/>
          <w:lang w:eastAsia="en-IN"/>
        </w:rPr>
        <w:t>Headings</w:t>
      </w:r>
      <w:r w:rsidRPr="008C46E3">
        <w:rPr>
          <w:rFonts w:ascii="Segoe UI" w:eastAsia="Times New Roman" w:hAnsi="Segoe UI" w:cs="Segoe UI"/>
          <w:color w:val="212529"/>
          <w:sz w:val="24"/>
          <w:szCs w:val="24"/>
          <w:lang w:eastAsia="en-IN"/>
        </w:rPr>
        <w:t>.</w:t>
      </w:r>
    </w:p>
    <w:p w14:paraId="0260D85E" w14:textId="0D06C204" w:rsidR="008C46E3" w:rsidRPr="008C46E3" w:rsidRDefault="008C46E3" w:rsidP="008C46E3">
      <w:pPr>
        <w:spacing w:beforeAutospacing="1" w:after="0" w:afterAutospacing="1" w:line="240" w:lineRule="auto"/>
        <w:ind w:left="720"/>
        <w:rPr>
          <w:rFonts w:ascii="Segoe UI" w:eastAsia="Times New Roman" w:hAnsi="Segoe UI" w:cs="Segoe UI"/>
          <w:color w:val="212529"/>
          <w:sz w:val="24"/>
          <w:szCs w:val="24"/>
          <w:lang w:eastAsia="en-IN"/>
        </w:rPr>
      </w:pPr>
      <w:r w:rsidRPr="008C46E3">
        <w:rPr>
          <w:rFonts w:ascii="Segoe UI" w:eastAsia="Times New Roman" w:hAnsi="Segoe UI" w:cs="Segoe UI"/>
          <w:noProof/>
          <w:color w:val="212529"/>
          <w:sz w:val="24"/>
          <w:szCs w:val="24"/>
          <w:lang w:eastAsia="en-IN"/>
        </w:rPr>
        <w:drawing>
          <wp:inline distT="0" distB="0" distL="0" distR="0" wp14:anchorId="7D621568" wp14:editId="583F3CA7">
            <wp:extent cx="5731510" cy="14116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411605"/>
                    </a:xfrm>
                    <a:prstGeom prst="rect">
                      <a:avLst/>
                    </a:prstGeom>
                    <a:noFill/>
                    <a:ln>
                      <a:noFill/>
                    </a:ln>
                  </pic:spPr>
                </pic:pic>
              </a:graphicData>
            </a:graphic>
          </wp:inline>
        </w:drawing>
      </w:r>
    </w:p>
    <w:p w14:paraId="58593004" w14:textId="77777777" w:rsidR="008C46E3" w:rsidRPr="008C46E3" w:rsidRDefault="008C46E3" w:rsidP="008C46E3">
      <w:pPr>
        <w:spacing w:after="0" w:line="240" w:lineRule="auto"/>
        <w:rPr>
          <w:rFonts w:ascii="Times New Roman" w:eastAsia="Times New Roman" w:hAnsi="Times New Roman" w:cs="Times New Roman"/>
          <w:sz w:val="24"/>
          <w:szCs w:val="24"/>
          <w:lang w:eastAsia="en-IN"/>
        </w:rPr>
      </w:pPr>
      <w:r w:rsidRPr="008C46E3">
        <w:rPr>
          <w:rFonts w:ascii="Segoe UI" w:eastAsia="Times New Roman" w:hAnsi="Segoe UI" w:cs="Segoe UI"/>
          <w:color w:val="212529"/>
          <w:sz w:val="24"/>
          <w:szCs w:val="24"/>
          <w:lang w:eastAsia="en-IN"/>
        </w:rPr>
        <w:br/>
      </w:r>
    </w:p>
    <w:p w14:paraId="7093E730" w14:textId="77777777" w:rsidR="008C46E3" w:rsidRPr="008C46E3" w:rsidRDefault="008C46E3" w:rsidP="008C46E3">
      <w:pPr>
        <w:numPr>
          <w:ilvl w:val="0"/>
          <w:numId w:val="6"/>
        </w:numPr>
        <w:spacing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Double-click any tab to collapse the ribbon.</w:t>
      </w:r>
    </w:p>
    <w:p w14:paraId="75191631" w14:textId="77777777" w:rsidR="008C46E3" w:rsidRPr="008C46E3" w:rsidRDefault="008C46E3" w:rsidP="008C46E3">
      <w:pPr>
        <w:numPr>
          <w:ilvl w:val="0"/>
          <w:numId w:val="6"/>
        </w:numPr>
        <w:spacing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lastRenderedPageBreak/>
        <w:t>In the </w:t>
      </w:r>
      <w:r w:rsidRPr="008C46E3">
        <w:rPr>
          <w:rFonts w:ascii="Segoe UI" w:eastAsia="Times New Roman" w:hAnsi="Segoe UI" w:cs="Segoe UI"/>
          <w:b/>
          <w:bCs/>
          <w:color w:val="212529"/>
          <w:sz w:val="24"/>
          <w:szCs w:val="24"/>
          <w:lang w:eastAsia="en-IN"/>
        </w:rPr>
        <w:t>Manufacturer slicer</w:t>
      </w:r>
      <w:r w:rsidRPr="008C46E3">
        <w:rPr>
          <w:rFonts w:ascii="Segoe UI" w:eastAsia="Times New Roman" w:hAnsi="Segoe UI" w:cs="Segoe UI"/>
          <w:color w:val="212529"/>
          <w:sz w:val="24"/>
          <w:szCs w:val="24"/>
          <w:lang w:eastAsia="en-IN"/>
        </w:rPr>
        <w:t>, select </w:t>
      </w:r>
      <w:r w:rsidRPr="008C46E3">
        <w:rPr>
          <w:rFonts w:ascii="Segoe UI" w:eastAsia="Times New Roman" w:hAnsi="Segoe UI" w:cs="Segoe UI"/>
          <w:b/>
          <w:bCs/>
          <w:color w:val="212529"/>
          <w:sz w:val="24"/>
          <w:szCs w:val="24"/>
          <w:lang w:eastAsia="en-IN"/>
        </w:rPr>
        <w:t>Audi</w:t>
      </w:r>
      <w:r w:rsidRPr="008C46E3">
        <w:rPr>
          <w:rFonts w:ascii="Segoe UI" w:eastAsia="Times New Roman" w:hAnsi="Segoe UI" w:cs="Segoe UI"/>
          <w:color w:val="212529"/>
          <w:sz w:val="24"/>
          <w:szCs w:val="24"/>
          <w:lang w:eastAsia="en-IN"/>
        </w:rPr>
        <w:t> and click the </w:t>
      </w:r>
      <w:r w:rsidRPr="008C46E3">
        <w:rPr>
          <w:rFonts w:ascii="Segoe UI" w:eastAsia="Times New Roman" w:hAnsi="Segoe UI" w:cs="Segoe UI"/>
          <w:b/>
          <w:bCs/>
          <w:color w:val="212529"/>
          <w:sz w:val="24"/>
          <w:szCs w:val="24"/>
          <w:lang w:eastAsia="en-IN"/>
        </w:rPr>
        <w:t>Multi-Select</w:t>
      </w:r>
      <w:r w:rsidRPr="008C46E3">
        <w:rPr>
          <w:rFonts w:ascii="Segoe UI" w:eastAsia="Times New Roman" w:hAnsi="Segoe UI" w:cs="Segoe UI"/>
          <w:color w:val="212529"/>
          <w:sz w:val="24"/>
          <w:szCs w:val="24"/>
          <w:lang w:eastAsia="en-IN"/>
        </w:rPr>
        <w:t> button. Then scroll the slicer and select only </w:t>
      </w:r>
      <w:r w:rsidRPr="008C46E3">
        <w:rPr>
          <w:rFonts w:ascii="Segoe UI" w:eastAsia="Times New Roman" w:hAnsi="Segoe UI" w:cs="Segoe UI"/>
          <w:b/>
          <w:bCs/>
          <w:color w:val="212529"/>
          <w:sz w:val="24"/>
          <w:szCs w:val="24"/>
          <w:lang w:eastAsia="en-IN"/>
        </w:rPr>
        <w:t>Audi, BMW, Mercedes-B, Porsche, Volkswagen</w:t>
      </w:r>
      <w:r w:rsidRPr="008C46E3">
        <w:rPr>
          <w:rFonts w:ascii="Segoe UI" w:eastAsia="Times New Roman" w:hAnsi="Segoe UI" w:cs="Segoe UI"/>
          <w:color w:val="212529"/>
          <w:sz w:val="24"/>
          <w:szCs w:val="24"/>
          <w:lang w:eastAsia="en-IN"/>
        </w:rPr>
        <w:t>.</w:t>
      </w:r>
    </w:p>
    <w:p w14:paraId="5E755C72" w14:textId="540CCE8D" w:rsidR="008C46E3" w:rsidRPr="008C46E3" w:rsidRDefault="008C46E3" w:rsidP="008C46E3">
      <w:pPr>
        <w:spacing w:beforeAutospacing="1" w:after="0" w:afterAutospacing="1" w:line="240" w:lineRule="auto"/>
        <w:ind w:left="720"/>
        <w:rPr>
          <w:rFonts w:ascii="Segoe UI" w:eastAsia="Times New Roman" w:hAnsi="Segoe UI" w:cs="Segoe UI"/>
          <w:color w:val="212529"/>
          <w:sz w:val="24"/>
          <w:szCs w:val="24"/>
          <w:lang w:eastAsia="en-IN"/>
        </w:rPr>
      </w:pPr>
      <w:r w:rsidRPr="008C46E3">
        <w:rPr>
          <w:rFonts w:ascii="Segoe UI" w:eastAsia="Times New Roman" w:hAnsi="Segoe UI" w:cs="Segoe UI"/>
          <w:noProof/>
          <w:color w:val="212529"/>
          <w:sz w:val="24"/>
          <w:szCs w:val="24"/>
          <w:lang w:eastAsia="en-IN"/>
        </w:rPr>
        <w:drawing>
          <wp:inline distT="0" distB="0" distL="0" distR="0" wp14:anchorId="36DC3E54" wp14:editId="2F972254">
            <wp:extent cx="2383155" cy="5299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3155" cy="5299075"/>
                    </a:xfrm>
                    <a:prstGeom prst="rect">
                      <a:avLst/>
                    </a:prstGeom>
                    <a:noFill/>
                    <a:ln>
                      <a:noFill/>
                    </a:ln>
                  </pic:spPr>
                </pic:pic>
              </a:graphicData>
            </a:graphic>
          </wp:inline>
        </w:drawing>
      </w:r>
    </w:p>
    <w:p w14:paraId="57686AFD" w14:textId="77777777" w:rsidR="008C46E3" w:rsidRPr="008C46E3" w:rsidRDefault="008C46E3" w:rsidP="008C46E3">
      <w:pPr>
        <w:spacing w:after="0" w:line="240" w:lineRule="auto"/>
        <w:rPr>
          <w:rFonts w:ascii="Times New Roman" w:eastAsia="Times New Roman" w:hAnsi="Times New Roman" w:cs="Times New Roman"/>
          <w:sz w:val="24"/>
          <w:szCs w:val="24"/>
          <w:lang w:eastAsia="en-IN"/>
        </w:rPr>
      </w:pPr>
      <w:r w:rsidRPr="008C46E3">
        <w:rPr>
          <w:rFonts w:ascii="Segoe UI" w:eastAsia="Times New Roman" w:hAnsi="Segoe UI" w:cs="Segoe UI"/>
          <w:color w:val="212529"/>
          <w:sz w:val="24"/>
          <w:szCs w:val="24"/>
          <w:lang w:eastAsia="en-IN"/>
        </w:rPr>
        <w:br/>
      </w:r>
    </w:p>
    <w:p w14:paraId="5BDD4320" w14:textId="77777777" w:rsidR="008C46E3" w:rsidRPr="008C46E3" w:rsidRDefault="008C46E3" w:rsidP="008C46E3">
      <w:pPr>
        <w:numPr>
          <w:ilvl w:val="0"/>
          <w:numId w:val="7"/>
        </w:numPr>
        <w:spacing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Click on the </w:t>
      </w:r>
      <w:r w:rsidRPr="008C46E3">
        <w:rPr>
          <w:rFonts w:ascii="Segoe UI" w:eastAsia="Times New Roman" w:hAnsi="Segoe UI" w:cs="Segoe UI"/>
          <w:b/>
          <w:bCs/>
          <w:color w:val="212529"/>
          <w:sz w:val="24"/>
          <w:szCs w:val="24"/>
          <w:lang w:eastAsia="en-IN"/>
        </w:rPr>
        <w:t>Bar chart area</w:t>
      </w:r>
      <w:r w:rsidRPr="008C46E3">
        <w:rPr>
          <w:rFonts w:ascii="Segoe UI" w:eastAsia="Times New Roman" w:hAnsi="Segoe UI" w:cs="Segoe UI"/>
          <w:color w:val="212529"/>
          <w:sz w:val="24"/>
          <w:szCs w:val="24"/>
          <w:lang w:eastAsia="en-IN"/>
        </w:rPr>
        <w:t> to access the Chart tab in the ribbon.</w:t>
      </w:r>
    </w:p>
    <w:p w14:paraId="52650CF3" w14:textId="77777777" w:rsidR="008C46E3" w:rsidRPr="008C46E3" w:rsidRDefault="008C46E3" w:rsidP="008C46E3">
      <w:pPr>
        <w:numPr>
          <w:ilvl w:val="0"/>
          <w:numId w:val="7"/>
        </w:numPr>
        <w:spacing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On the </w:t>
      </w:r>
      <w:r w:rsidRPr="008C46E3">
        <w:rPr>
          <w:rFonts w:ascii="Segoe UI" w:eastAsia="Times New Roman" w:hAnsi="Segoe UI" w:cs="Segoe UI"/>
          <w:b/>
          <w:bCs/>
          <w:color w:val="212529"/>
          <w:sz w:val="24"/>
          <w:szCs w:val="24"/>
          <w:lang w:eastAsia="en-IN"/>
        </w:rPr>
        <w:t>Labels</w:t>
      </w:r>
      <w:r w:rsidRPr="008C46E3">
        <w:rPr>
          <w:rFonts w:ascii="Segoe UI" w:eastAsia="Times New Roman" w:hAnsi="Segoe UI" w:cs="Segoe UI"/>
          <w:color w:val="212529"/>
          <w:sz w:val="24"/>
          <w:szCs w:val="24"/>
          <w:lang w:eastAsia="en-IN"/>
        </w:rPr>
        <w:t> group of the </w:t>
      </w:r>
      <w:r w:rsidRPr="008C46E3">
        <w:rPr>
          <w:rFonts w:ascii="Segoe UI" w:eastAsia="Times New Roman" w:hAnsi="Segoe UI" w:cs="Segoe UI"/>
          <w:b/>
          <w:bCs/>
          <w:color w:val="212529"/>
          <w:sz w:val="24"/>
          <w:szCs w:val="24"/>
          <w:lang w:eastAsia="en-IN"/>
        </w:rPr>
        <w:t>Chart</w:t>
      </w:r>
      <w:r w:rsidRPr="008C46E3">
        <w:rPr>
          <w:rFonts w:ascii="Segoe UI" w:eastAsia="Times New Roman" w:hAnsi="Segoe UI" w:cs="Segoe UI"/>
          <w:color w:val="212529"/>
          <w:sz w:val="24"/>
          <w:szCs w:val="24"/>
          <w:lang w:eastAsia="en-IN"/>
        </w:rPr>
        <w:t> tab, click </w:t>
      </w:r>
      <w:r w:rsidRPr="008C46E3">
        <w:rPr>
          <w:rFonts w:ascii="Segoe UI" w:eastAsia="Times New Roman" w:hAnsi="Segoe UI" w:cs="Segoe UI"/>
          <w:b/>
          <w:bCs/>
          <w:color w:val="212529"/>
          <w:sz w:val="24"/>
          <w:szCs w:val="24"/>
          <w:lang w:eastAsia="en-IN"/>
        </w:rPr>
        <w:t>Chart Title</w:t>
      </w:r>
      <w:r w:rsidRPr="008C46E3">
        <w:rPr>
          <w:rFonts w:ascii="Segoe UI" w:eastAsia="Times New Roman" w:hAnsi="Segoe UI" w:cs="Segoe UI"/>
          <w:color w:val="212529"/>
          <w:sz w:val="24"/>
          <w:szCs w:val="24"/>
          <w:lang w:eastAsia="en-IN"/>
        </w:rPr>
        <w:t> and select </w:t>
      </w:r>
      <w:r w:rsidRPr="008C46E3">
        <w:rPr>
          <w:rFonts w:ascii="Segoe UI" w:eastAsia="Times New Roman" w:hAnsi="Segoe UI" w:cs="Segoe UI"/>
          <w:b/>
          <w:bCs/>
          <w:color w:val="212529"/>
          <w:sz w:val="24"/>
          <w:szCs w:val="24"/>
          <w:lang w:eastAsia="en-IN"/>
        </w:rPr>
        <w:t>Edit Chart Title...</w:t>
      </w:r>
      <w:r w:rsidRPr="008C46E3">
        <w:rPr>
          <w:rFonts w:ascii="Segoe UI" w:eastAsia="Times New Roman" w:hAnsi="Segoe UI" w:cs="Segoe UI"/>
          <w:color w:val="212529"/>
          <w:sz w:val="24"/>
          <w:szCs w:val="24"/>
          <w:lang w:eastAsia="en-IN"/>
        </w:rPr>
        <w:t>.</w:t>
      </w:r>
    </w:p>
    <w:p w14:paraId="09AE9674" w14:textId="77777777" w:rsidR="008C46E3" w:rsidRPr="008C46E3" w:rsidRDefault="008C46E3" w:rsidP="008C46E3">
      <w:pPr>
        <w:numPr>
          <w:ilvl w:val="0"/>
          <w:numId w:val="7"/>
        </w:numPr>
        <w:spacing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In the text input area of the dialog box </w:t>
      </w:r>
      <w:r w:rsidRPr="008C46E3">
        <w:rPr>
          <w:rFonts w:ascii="Segoe UI" w:eastAsia="Times New Roman" w:hAnsi="Segoe UI" w:cs="Segoe UI"/>
          <w:b/>
          <w:bCs/>
          <w:color w:val="212529"/>
          <w:sz w:val="24"/>
          <w:szCs w:val="24"/>
          <w:lang w:eastAsia="en-IN"/>
        </w:rPr>
        <w:t>Edit Title</w:t>
      </w:r>
      <w:r w:rsidRPr="008C46E3">
        <w:rPr>
          <w:rFonts w:ascii="Segoe UI" w:eastAsia="Times New Roman" w:hAnsi="Segoe UI" w:cs="Segoe UI"/>
          <w:color w:val="212529"/>
          <w:sz w:val="24"/>
          <w:szCs w:val="24"/>
          <w:lang w:eastAsia="en-IN"/>
        </w:rPr>
        <w:t>, write </w:t>
      </w:r>
      <w:r w:rsidRPr="008C46E3">
        <w:rPr>
          <w:rFonts w:ascii="Segoe UI" w:eastAsia="Times New Roman" w:hAnsi="Segoe UI" w:cs="Segoe UI"/>
          <w:b/>
          <w:bCs/>
          <w:color w:val="212529"/>
          <w:sz w:val="24"/>
          <w:szCs w:val="24"/>
          <w:lang w:eastAsia="en-IN"/>
        </w:rPr>
        <w:t>"Average Price and Year Resale Value of German Car Models"</w:t>
      </w:r>
      <w:r w:rsidRPr="008C46E3">
        <w:rPr>
          <w:rFonts w:ascii="Segoe UI" w:eastAsia="Times New Roman" w:hAnsi="Segoe UI" w:cs="Segoe UI"/>
          <w:color w:val="212529"/>
          <w:sz w:val="24"/>
          <w:szCs w:val="24"/>
          <w:lang w:eastAsia="en-IN"/>
        </w:rPr>
        <w:t> and click </w:t>
      </w:r>
      <w:r w:rsidRPr="008C46E3">
        <w:rPr>
          <w:rFonts w:ascii="Segoe UI" w:eastAsia="Times New Roman" w:hAnsi="Segoe UI" w:cs="Segoe UI"/>
          <w:b/>
          <w:bCs/>
          <w:color w:val="212529"/>
          <w:sz w:val="24"/>
          <w:szCs w:val="24"/>
          <w:lang w:eastAsia="en-IN"/>
        </w:rPr>
        <w:t>OK</w:t>
      </w:r>
      <w:r w:rsidRPr="008C46E3">
        <w:rPr>
          <w:rFonts w:ascii="Segoe UI" w:eastAsia="Times New Roman" w:hAnsi="Segoe UI" w:cs="Segoe UI"/>
          <w:color w:val="212529"/>
          <w:sz w:val="24"/>
          <w:szCs w:val="24"/>
          <w:lang w:eastAsia="en-IN"/>
        </w:rPr>
        <w:t>.</w:t>
      </w:r>
    </w:p>
    <w:p w14:paraId="09CEA142" w14:textId="77777777" w:rsidR="008C46E3" w:rsidRPr="008C46E3" w:rsidRDefault="008C46E3" w:rsidP="008C46E3">
      <w:pPr>
        <w:numPr>
          <w:ilvl w:val="0"/>
          <w:numId w:val="7"/>
        </w:numPr>
        <w:spacing w:after="100" w:afterAutospacing="1"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In the </w:t>
      </w:r>
      <w:r w:rsidRPr="008C46E3">
        <w:rPr>
          <w:rFonts w:ascii="Segoe UI" w:eastAsia="Times New Roman" w:hAnsi="Segoe UI" w:cs="Segoe UI"/>
          <w:b/>
          <w:bCs/>
          <w:color w:val="212529"/>
          <w:sz w:val="24"/>
          <w:szCs w:val="24"/>
          <w:lang w:eastAsia="en-IN"/>
        </w:rPr>
        <w:t>Model slicer</w:t>
      </w:r>
      <w:r w:rsidRPr="008C46E3">
        <w:rPr>
          <w:rFonts w:ascii="Segoe UI" w:eastAsia="Times New Roman" w:hAnsi="Segoe UI" w:cs="Segoe UI"/>
          <w:color w:val="212529"/>
          <w:sz w:val="24"/>
          <w:szCs w:val="24"/>
          <w:lang w:eastAsia="en-IN"/>
        </w:rPr>
        <w:t>, click the </w:t>
      </w:r>
      <w:r w:rsidRPr="008C46E3">
        <w:rPr>
          <w:rFonts w:ascii="Segoe UI" w:eastAsia="Times New Roman" w:hAnsi="Segoe UI" w:cs="Segoe UI"/>
          <w:b/>
          <w:bCs/>
          <w:color w:val="212529"/>
          <w:sz w:val="24"/>
          <w:szCs w:val="24"/>
          <w:lang w:eastAsia="en-IN"/>
        </w:rPr>
        <w:t>Clear Filter</w:t>
      </w:r>
      <w:r w:rsidRPr="008C46E3">
        <w:rPr>
          <w:rFonts w:ascii="Segoe UI" w:eastAsia="Times New Roman" w:hAnsi="Segoe UI" w:cs="Segoe UI"/>
          <w:color w:val="212529"/>
          <w:sz w:val="24"/>
          <w:szCs w:val="24"/>
          <w:lang w:eastAsia="en-IN"/>
        </w:rPr>
        <w:t> button.</w:t>
      </w:r>
    </w:p>
    <w:p w14:paraId="570D0E88" w14:textId="519D8288" w:rsidR="008C46E3" w:rsidRPr="008C46E3" w:rsidRDefault="008C46E3" w:rsidP="008C46E3">
      <w:pPr>
        <w:spacing w:beforeAutospacing="1" w:after="0" w:afterAutospacing="1" w:line="240" w:lineRule="auto"/>
        <w:ind w:left="720"/>
        <w:rPr>
          <w:rFonts w:ascii="Segoe UI" w:eastAsia="Times New Roman" w:hAnsi="Segoe UI" w:cs="Segoe UI"/>
          <w:color w:val="212529"/>
          <w:sz w:val="24"/>
          <w:szCs w:val="24"/>
          <w:lang w:eastAsia="en-IN"/>
        </w:rPr>
      </w:pPr>
      <w:r w:rsidRPr="008C46E3">
        <w:rPr>
          <w:rFonts w:ascii="Segoe UI" w:eastAsia="Times New Roman" w:hAnsi="Segoe UI" w:cs="Segoe UI"/>
          <w:noProof/>
          <w:color w:val="212529"/>
          <w:sz w:val="24"/>
          <w:szCs w:val="24"/>
          <w:lang w:eastAsia="en-IN"/>
        </w:rPr>
        <w:lastRenderedPageBreak/>
        <w:drawing>
          <wp:inline distT="0" distB="0" distL="0" distR="0" wp14:anchorId="3A4FE69F" wp14:editId="72FC3C2D">
            <wp:extent cx="4288155" cy="4288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8155" cy="4288155"/>
                    </a:xfrm>
                    <a:prstGeom prst="rect">
                      <a:avLst/>
                    </a:prstGeom>
                    <a:noFill/>
                    <a:ln>
                      <a:noFill/>
                    </a:ln>
                  </pic:spPr>
                </pic:pic>
              </a:graphicData>
            </a:graphic>
          </wp:inline>
        </w:drawing>
      </w:r>
    </w:p>
    <w:p w14:paraId="2AF36208" w14:textId="77777777" w:rsidR="008C46E3" w:rsidRPr="008C46E3" w:rsidRDefault="008C46E3" w:rsidP="008C46E3">
      <w:pPr>
        <w:spacing w:after="100" w:afterAutospacing="1" w:line="240" w:lineRule="auto"/>
        <w:outlineLvl w:val="2"/>
        <w:rPr>
          <w:rFonts w:ascii="Segoe UI" w:eastAsia="Times New Roman" w:hAnsi="Segoe UI" w:cs="Segoe UI"/>
          <w:color w:val="212529"/>
          <w:sz w:val="27"/>
          <w:szCs w:val="27"/>
          <w:lang w:eastAsia="en-IN"/>
        </w:rPr>
      </w:pPr>
      <w:proofErr w:type="gramStart"/>
      <w:r w:rsidRPr="008C46E3">
        <w:rPr>
          <w:rFonts w:ascii="Segoe UI" w:eastAsia="Times New Roman" w:hAnsi="Segoe UI" w:cs="Segoe UI"/>
          <w:color w:val="212529"/>
          <w:sz w:val="27"/>
          <w:szCs w:val="27"/>
          <w:lang w:eastAsia="en-IN"/>
        </w:rPr>
        <w:t>Finally</w:t>
      </w:r>
      <w:proofErr w:type="gramEnd"/>
      <w:r w:rsidRPr="008C46E3">
        <w:rPr>
          <w:rFonts w:ascii="Segoe UI" w:eastAsia="Times New Roman" w:hAnsi="Segoe UI" w:cs="Segoe UI"/>
          <w:color w:val="212529"/>
          <w:sz w:val="27"/>
          <w:szCs w:val="27"/>
          <w:lang w:eastAsia="en-IN"/>
        </w:rPr>
        <w:t xml:space="preserve"> your dashboard should look similar to the image below:</w:t>
      </w:r>
    </w:p>
    <w:p w14:paraId="56049297" w14:textId="46E0E0E9" w:rsidR="008C46E3" w:rsidRPr="008C46E3" w:rsidRDefault="008C46E3" w:rsidP="008C46E3">
      <w:pPr>
        <w:spacing w:after="100" w:afterAutospacing="1" w:line="240" w:lineRule="auto"/>
        <w:outlineLvl w:val="2"/>
        <w:rPr>
          <w:rFonts w:ascii="Segoe UI" w:eastAsia="Times New Roman" w:hAnsi="Segoe UI" w:cs="Segoe UI"/>
          <w:color w:val="212529"/>
          <w:sz w:val="27"/>
          <w:szCs w:val="27"/>
          <w:lang w:eastAsia="en-IN"/>
        </w:rPr>
      </w:pPr>
      <w:r w:rsidRPr="008C46E3">
        <w:rPr>
          <w:rFonts w:ascii="Segoe UI" w:eastAsia="Times New Roman" w:hAnsi="Segoe UI" w:cs="Segoe UI"/>
          <w:noProof/>
          <w:color w:val="212529"/>
          <w:sz w:val="27"/>
          <w:szCs w:val="27"/>
          <w:lang w:eastAsia="en-IN"/>
        </w:rPr>
        <w:drawing>
          <wp:inline distT="0" distB="0" distL="0" distR="0" wp14:anchorId="264F2DE4" wp14:editId="39D54C67">
            <wp:extent cx="5731510" cy="30060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06090"/>
                    </a:xfrm>
                    <a:prstGeom prst="rect">
                      <a:avLst/>
                    </a:prstGeom>
                    <a:noFill/>
                    <a:ln>
                      <a:noFill/>
                    </a:ln>
                  </pic:spPr>
                </pic:pic>
              </a:graphicData>
            </a:graphic>
          </wp:inline>
        </w:drawing>
      </w:r>
    </w:p>
    <w:p w14:paraId="087881DA" w14:textId="77777777" w:rsidR="008C46E3" w:rsidRPr="008C46E3" w:rsidRDefault="008C46E3" w:rsidP="008C46E3">
      <w:pPr>
        <w:spacing w:after="100" w:afterAutospacing="1" w:line="240" w:lineRule="auto"/>
        <w:outlineLvl w:val="2"/>
        <w:rPr>
          <w:rFonts w:ascii="Segoe UI" w:eastAsia="Times New Roman" w:hAnsi="Segoe UI" w:cs="Segoe UI"/>
          <w:color w:val="212529"/>
          <w:sz w:val="27"/>
          <w:szCs w:val="27"/>
          <w:lang w:eastAsia="en-IN"/>
        </w:rPr>
      </w:pPr>
      <w:r w:rsidRPr="008C46E3">
        <w:rPr>
          <w:rFonts w:ascii="Segoe UI" w:eastAsia="Times New Roman" w:hAnsi="Segoe UI" w:cs="Segoe UI"/>
          <w:color w:val="212529"/>
          <w:sz w:val="27"/>
          <w:szCs w:val="27"/>
          <w:lang w:eastAsia="en-IN"/>
        </w:rPr>
        <w:t>Congratulations! You have completed Lab 3, and you are ready for the next topic.</w:t>
      </w:r>
    </w:p>
    <w:p w14:paraId="121A3741" w14:textId="77777777" w:rsidR="008C46E3" w:rsidRPr="008C46E3" w:rsidRDefault="008C46E3" w:rsidP="008C46E3">
      <w:pPr>
        <w:spacing w:after="100" w:afterAutospacing="1" w:line="240" w:lineRule="auto"/>
        <w:outlineLvl w:val="0"/>
        <w:rPr>
          <w:rFonts w:ascii="Segoe UI" w:eastAsia="Times New Roman" w:hAnsi="Segoe UI" w:cs="Segoe UI"/>
          <w:color w:val="212529"/>
          <w:kern w:val="36"/>
          <w:sz w:val="48"/>
          <w:szCs w:val="48"/>
          <w:lang w:eastAsia="en-IN"/>
        </w:rPr>
      </w:pPr>
      <w:r w:rsidRPr="008C46E3">
        <w:rPr>
          <w:rFonts w:ascii="Segoe UI" w:eastAsia="Times New Roman" w:hAnsi="Segoe UI" w:cs="Segoe UI"/>
          <w:color w:val="212529"/>
          <w:kern w:val="36"/>
          <w:sz w:val="48"/>
          <w:szCs w:val="48"/>
          <w:lang w:eastAsia="en-IN"/>
        </w:rPr>
        <w:lastRenderedPageBreak/>
        <w:t>Author(s)</w:t>
      </w:r>
    </w:p>
    <w:p w14:paraId="12C66ECA" w14:textId="77777777" w:rsidR="008C46E3" w:rsidRPr="008C46E3" w:rsidRDefault="008C46E3" w:rsidP="008C46E3">
      <w:pPr>
        <w:numPr>
          <w:ilvl w:val="0"/>
          <w:numId w:val="8"/>
        </w:numPr>
        <w:spacing w:before="100" w:beforeAutospacing="1" w:after="100" w:afterAutospacing="1" w:line="240" w:lineRule="auto"/>
        <w:rPr>
          <w:rFonts w:ascii="Segoe UI" w:eastAsia="Times New Roman" w:hAnsi="Segoe UI" w:cs="Segoe UI"/>
          <w:color w:val="212529"/>
          <w:sz w:val="24"/>
          <w:szCs w:val="24"/>
          <w:lang w:eastAsia="en-IN"/>
        </w:rPr>
      </w:pPr>
      <w:hyperlink r:id="rId17" w:tgtFrame="_blank" w:history="1">
        <w:r w:rsidRPr="008C46E3">
          <w:rPr>
            <w:rFonts w:ascii="Segoe UI" w:eastAsia="Times New Roman" w:hAnsi="Segoe UI" w:cs="Segoe UI"/>
            <w:color w:val="007BFF"/>
            <w:sz w:val="24"/>
            <w:szCs w:val="24"/>
            <w:u w:val="single"/>
            <w:lang w:eastAsia="en-IN"/>
          </w:rPr>
          <w:t xml:space="preserve">Sandip </w:t>
        </w:r>
        <w:proofErr w:type="spellStart"/>
        <w:r w:rsidRPr="008C46E3">
          <w:rPr>
            <w:rFonts w:ascii="Segoe UI" w:eastAsia="Times New Roman" w:hAnsi="Segoe UI" w:cs="Segoe UI"/>
            <w:color w:val="007BFF"/>
            <w:sz w:val="24"/>
            <w:szCs w:val="24"/>
            <w:u w:val="single"/>
            <w:lang w:eastAsia="en-IN"/>
          </w:rPr>
          <w:t>Saha</w:t>
        </w:r>
        <w:proofErr w:type="spellEnd"/>
        <w:r w:rsidRPr="008C46E3">
          <w:rPr>
            <w:rFonts w:ascii="Segoe UI" w:eastAsia="Times New Roman" w:hAnsi="Segoe UI" w:cs="Segoe UI"/>
            <w:color w:val="007BFF"/>
            <w:sz w:val="24"/>
            <w:szCs w:val="24"/>
            <w:u w:val="single"/>
            <w:lang w:eastAsia="en-IN"/>
          </w:rPr>
          <w:t xml:space="preserve"> Joy</w:t>
        </w:r>
      </w:hyperlink>
    </w:p>
    <w:p w14:paraId="6194FB5F" w14:textId="77777777" w:rsidR="008C46E3" w:rsidRPr="008C46E3" w:rsidRDefault="008C46E3" w:rsidP="008C46E3">
      <w:pPr>
        <w:spacing w:after="100" w:afterAutospacing="1" w:line="240" w:lineRule="auto"/>
        <w:outlineLvl w:val="1"/>
        <w:rPr>
          <w:rFonts w:ascii="Segoe UI" w:eastAsia="Times New Roman" w:hAnsi="Segoe UI" w:cs="Segoe UI"/>
          <w:color w:val="212529"/>
          <w:sz w:val="36"/>
          <w:szCs w:val="36"/>
          <w:lang w:eastAsia="en-IN"/>
        </w:rPr>
      </w:pPr>
      <w:r w:rsidRPr="008C46E3">
        <w:rPr>
          <w:rFonts w:ascii="Segoe UI" w:eastAsia="Times New Roman" w:hAnsi="Segoe UI" w:cs="Segoe UI"/>
          <w:color w:val="212529"/>
          <w:sz w:val="36"/>
          <w:szCs w:val="36"/>
          <w:lang w:eastAsia="en-IN"/>
        </w:rPr>
        <w:t>Other Contributor(s)</w:t>
      </w:r>
    </w:p>
    <w:p w14:paraId="2B7C49FF" w14:textId="77777777" w:rsidR="008C46E3" w:rsidRPr="008C46E3" w:rsidRDefault="008C46E3" w:rsidP="008C46E3">
      <w:pPr>
        <w:numPr>
          <w:ilvl w:val="0"/>
          <w:numId w:val="9"/>
        </w:numPr>
        <w:spacing w:before="100" w:beforeAutospacing="1" w:after="100" w:afterAutospacing="1" w:line="240" w:lineRule="auto"/>
        <w:rPr>
          <w:rFonts w:ascii="Segoe UI" w:eastAsia="Times New Roman" w:hAnsi="Segoe UI" w:cs="Segoe UI"/>
          <w:color w:val="212529"/>
          <w:sz w:val="24"/>
          <w:szCs w:val="24"/>
          <w:lang w:eastAsia="en-IN"/>
        </w:rPr>
      </w:pPr>
      <w:hyperlink r:id="rId18" w:tgtFrame="_blank" w:history="1">
        <w:r w:rsidRPr="008C46E3">
          <w:rPr>
            <w:rFonts w:ascii="Segoe UI" w:eastAsia="Times New Roman" w:hAnsi="Segoe UI" w:cs="Segoe UI"/>
            <w:color w:val="007BFF"/>
            <w:sz w:val="24"/>
            <w:szCs w:val="24"/>
            <w:u w:val="single"/>
            <w:lang w:eastAsia="en-IN"/>
          </w:rPr>
          <w:t>Steve Ryan</w:t>
        </w:r>
      </w:hyperlink>
    </w:p>
    <w:p w14:paraId="5A2F9759" w14:textId="77777777" w:rsidR="008C46E3" w:rsidRPr="008C46E3" w:rsidRDefault="008C46E3" w:rsidP="008C46E3">
      <w:pPr>
        <w:spacing w:after="100" w:afterAutospacing="1" w:line="240" w:lineRule="auto"/>
        <w:outlineLvl w:val="0"/>
        <w:rPr>
          <w:rFonts w:ascii="Segoe UI" w:eastAsia="Times New Roman" w:hAnsi="Segoe UI" w:cs="Segoe UI"/>
          <w:color w:val="212529"/>
          <w:kern w:val="36"/>
          <w:sz w:val="48"/>
          <w:szCs w:val="48"/>
          <w:lang w:eastAsia="en-IN"/>
        </w:rPr>
      </w:pPr>
      <w:r w:rsidRPr="008C46E3">
        <w:rPr>
          <w:rFonts w:ascii="Segoe UI" w:eastAsia="Times New Roman" w:hAnsi="Segoe UI" w:cs="Segoe UI"/>
          <w:color w:val="212529"/>
          <w:kern w:val="36"/>
          <w:sz w:val="48"/>
          <w:szCs w:val="48"/>
          <w:lang w:eastAsia="en-IN"/>
        </w:rPr>
        <w:t>Changelog</w:t>
      </w:r>
    </w:p>
    <w:tbl>
      <w:tblPr>
        <w:tblW w:w="0" w:type="auto"/>
        <w:tblCellMar>
          <w:top w:w="15" w:type="dxa"/>
          <w:left w:w="15" w:type="dxa"/>
          <w:bottom w:w="15" w:type="dxa"/>
          <w:right w:w="15" w:type="dxa"/>
        </w:tblCellMar>
        <w:tblLook w:val="04A0" w:firstRow="1" w:lastRow="0" w:firstColumn="1" w:lastColumn="0" w:noHBand="0" w:noVBand="1"/>
      </w:tblPr>
      <w:tblGrid>
        <w:gridCol w:w="1257"/>
        <w:gridCol w:w="882"/>
        <w:gridCol w:w="1738"/>
        <w:gridCol w:w="3371"/>
      </w:tblGrid>
      <w:tr w:rsidR="008C46E3" w:rsidRPr="008C46E3" w14:paraId="4EA72B43" w14:textId="77777777" w:rsidTr="008C46E3">
        <w:trPr>
          <w:tblHeader/>
        </w:trPr>
        <w:tc>
          <w:tcPr>
            <w:tcW w:w="0" w:type="auto"/>
            <w:tcBorders>
              <w:top w:val="single" w:sz="6" w:space="0" w:color="DEE2E6"/>
            </w:tcBorders>
            <w:hideMark/>
          </w:tcPr>
          <w:p w14:paraId="6ECE17C2" w14:textId="77777777" w:rsidR="008C46E3" w:rsidRPr="008C46E3" w:rsidRDefault="008C46E3" w:rsidP="008C46E3">
            <w:pPr>
              <w:spacing w:after="0" w:line="240" w:lineRule="auto"/>
              <w:jc w:val="center"/>
              <w:rPr>
                <w:rFonts w:ascii="Segoe UI" w:eastAsia="Times New Roman" w:hAnsi="Segoe UI" w:cs="Segoe UI"/>
                <w:b/>
                <w:bCs/>
                <w:color w:val="212529"/>
                <w:sz w:val="24"/>
                <w:szCs w:val="24"/>
                <w:lang w:eastAsia="en-IN"/>
              </w:rPr>
            </w:pPr>
            <w:r w:rsidRPr="008C46E3">
              <w:rPr>
                <w:rFonts w:ascii="Segoe UI" w:eastAsia="Times New Roman" w:hAnsi="Segoe UI" w:cs="Segoe UI"/>
                <w:b/>
                <w:bCs/>
                <w:color w:val="212529"/>
                <w:sz w:val="24"/>
                <w:szCs w:val="24"/>
                <w:lang w:eastAsia="en-IN"/>
              </w:rPr>
              <w:t>Date</w:t>
            </w:r>
          </w:p>
        </w:tc>
        <w:tc>
          <w:tcPr>
            <w:tcW w:w="0" w:type="auto"/>
            <w:tcBorders>
              <w:top w:val="single" w:sz="6" w:space="0" w:color="DEE2E6"/>
            </w:tcBorders>
            <w:hideMark/>
          </w:tcPr>
          <w:p w14:paraId="737252ED" w14:textId="77777777" w:rsidR="008C46E3" w:rsidRPr="008C46E3" w:rsidRDefault="008C46E3" w:rsidP="008C46E3">
            <w:pPr>
              <w:spacing w:after="0" w:line="240" w:lineRule="auto"/>
              <w:jc w:val="center"/>
              <w:rPr>
                <w:rFonts w:ascii="Segoe UI" w:eastAsia="Times New Roman" w:hAnsi="Segoe UI" w:cs="Segoe UI"/>
                <w:b/>
                <w:bCs/>
                <w:color w:val="212529"/>
                <w:sz w:val="24"/>
                <w:szCs w:val="24"/>
                <w:lang w:eastAsia="en-IN"/>
              </w:rPr>
            </w:pPr>
            <w:r w:rsidRPr="008C46E3">
              <w:rPr>
                <w:rFonts w:ascii="Segoe UI" w:eastAsia="Times New Roman" w:hAnsi="Segoe UI" w:cs="Segoe UI"/>
                <w:b/>
                <w:bCs/>
                <w:color w:val="212529"/>
                <w:sz w:val="24"/>
                <w:szCs w:val="24"/>
                <w:lang w:eastAsia="en-IN"/>
              </w:rPr>
              <w:t>Version</w:t>
            </w:r>
          </w:p>
        </w:tc>
        <w:tc>
          <w:tcPr>
            <w:tcW w:w="0" w:type="auto"/>
            <w:tcBorders>
              <w:top w:val="single" w:sz="6" w:space="0" w:color="DEE2E6"/>
            </w:tcBorders>
            <w:hideMark/>
          </w:tcPr>
          <w:p w14:paraId="03E44C35" w14:textId="77777777" w:rsidR="008C46E3" w:rsidRPr="008C46E3" w:rsidRDefault="008C46E3" w:rsidP="008C46E3">
            <w:pPr>
              <w:spacing w:after="0" w:line="240" w:lineRule="auto"/>
              <w:jc w:val="center"/>
              <w:rPr>
                <w:rFonts w:ascii="Segoe UI" w:eastAsia="Times New Roman" w:hAnsi="Segoe UI" w:cs="Segoe UI"/>
                <w:b/>
                <w:bCs/>
                <w:color w:val="212529"/>
                <w:sz w:val="24"/>
                <w:szCs w:val="24"/>
                <w:lang w:eastAsia="en-IN"/>
              </w:rPr>
            </w:pPr>
            <w:r w:rsidRPr="008C46E3">
              <w:rPr>
                <w:rFonts w:ascii="Segoe UI" w:eastAsia="Times New Roman" w:hAnsi="Segoe UI" w:cs="Segoe UI"/>
                <w:b/>
                <w:bCs/>
                <w:color w:val="212529"/>
                <w:sz w:val="24"/>
                <w:szCs w:val="24"/>
                <w:lang w:eastAsia="en-IN"/>
              </w:rPr>
              <w:t>Changed by</w:t>
            </w:r>
          </w:p>
        </w:tc>
        <w:tc>
          <w:tcPr>
            <w:tcW w:w="0" w:type="auto"/>
            <w:tcBorders>
              <w:top w:val="single" w:sz="6" w:space="0" w:color="DEE2E6"/>
            </w:tcBorders>
            <w:hideMark/>
          </w:tcPr>
          <w:p w14:paraId="684C3557" w14:textId="77777777" w:rsidR="008C46E3" w:rsidRPr="008C46E3" w:rsidRDefault="008C46E3" w:rsidP="008C46E3">
            <w:pPr>
              <w:spacing w:after="0" w:line="240" w:lineRule="auto"/>
              <w:jc w:val="center"/>
              <w:rPr>
                <w:rFonts w:ascii="Segoe UI" w:eastAsia="Times New Roman" w:hAnsi="Segoe UI" w:cs="Segoe UI"/>
                <w:b/>
                <w:bCs/>
                <w:color w:val="212529"/>
                <w:sz w:val="24"/>
                <w:szCs w:val="24"/>
                <w:lang w:eastAsia="en-IN"/>
              </w:rPr>
            </w:pPr>
            <w:r w:rsidRPr="008C46E3">
              <w:rPr>
                <w:rFonts w:ascii="Segoe UI" w:eastAsia="Times New Roman" w:hAnsi="Segoe UI" w:cs="Segoe UI"/>
                <w:b/>
                <w:bCs/>
                <w:color w:val="212529"/>
                <w:sz w:val="24"/>
                <w:szCs w:val="24"/>
                <w:lang w:eastAsia="en-IN"/>
              </w:rPr>
              <w:t>Change Description</w:t>
            </w:r>
          </w:p>
        </w:tc>
      </w:tr>
      <w:tr w:rsidR="008C46E3" w:rsidRPr="008C46E3" w14:paraId="60B23308" w14:textId="77777777" w:rsidTr="008C46E3">
        <w:tc>
          <w:tcPr>
            <w:tcW w:w="0" w:type="auto"/>
            <w:tcBorders>
              <w:top w:val="single" w:sz="6" w:space="0" w:color="DEE2E6"/>
            </w:tcBorders>
            <w:hideMark/>
          </w:tcPr>
          <w:p w14:paraId="7E338F50" w14:textId="77777777" w:rsidR="008C46E3" w:rsidRPr="008C46E3" w:rsidRDefault="008C46E3" w:rsidP="008C46E3">
            <w:pPr>
              <w:spacing w:after="0"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2020-10-30</w:t>
            </w:r>
          </w:p>
        </w:tc>
        <w:tc>
          <w:tcPr>
            <w:tcW w:w="0" w:type="auto"/>
            <w:tcBorders>
              <w:top w:val="single" w:sz="6" w:space="0" w:color="DEE2E6"/>
            </w:tcBorders>
            <w:hideMark/>
          </w:tcPr>
          <w:p w14:paraId="1B0DF86F" w14:textId="77777777" w:rsidR="008C46E3" w:rsidRPr="008C46E3" w:rsidRDefault="008C46E3" w:rsidP="008C46E3">
            <w:pPr>
              <w:spacing w:after="0"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1.2</w:t>
            </w:r>
          </w:p>
        </w:tc>
        <w:tc>
          <w:tcPr>
            <w:tcW w:w="0" w:type="auto"/>
            <w:tcBorders>
              <w:top w:val="single" w:sz="6" w:space="0" w:color="DEE2E6"/>
            </w:tcBorders>
            <w:hideMark/>
          </w:tcPr>
          <w:p w14:paraId="02008448" w14:textId="77777777" w:rsidR="008C46E3" w:rsidRPr="008C46E3" w:rsidRDefault="008C46E3" w:rsidP="008C46E3">
            <w:pPr>
              <w:spacing w:after="0"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Steve Ryan</w:t>
            </w:r>
          </w:p>
        </w:tc>
        <w:tc>
          <w:tcPr>
            <w:tcW w:w="0" w:type="auto"/>
            <w:tcBorders>
              <w:top w:val="single" w:sz="6" w:space="0" w:color="DEE2E6"/>
            </w:tcBorders>
            <w:hideMark/>
          </w:tcPr>
          <w:p w14:paraId="68DF7C58" w14:textId="77777777" w:rsidR="008C46E3" w:rsidRPr="008C46E3" w:rsidRDefault="008C46E3" w:rsidP="008C46E3">
            <w:pPr>
              <w:spacing w:after="0"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Added Ex2 starter file and steps</w:t>
            </w:r>
          </w:p>
        </w:tc>
      </w:tr>
      <w:tr w:rsidR="008C46E3" w:rsidRPr="008C46E3" w14:paraId="4A9C5D6F" w14:textId="77777777" w:rsidTr="008C46E3">
        <w:tc>
          <w:tcPr>
            <w:tcW w:w="0" w:type="auto"/>
            <w:tcBorders>
              <w:top w:val="single" w:sz="6" w:space="0" w:color="DEE2E6"/>
            </w:tcBorders>
            <w:hideMark/>
          </w:tcPr>
          <w:p w14:paraId="2F5C9C70" w14:textId="77777777" w:rsidR="008C46E3" w:rsidRPr="008C46E3" w:rsidRDefault="008C46E3" w:rsidP="008C46E3">
            <w:pPr>
              <w:spacing w:after="0"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2020-10-19</w:t>
            </w:r>
          </w:p>
        </w:tc>
        <w:tc>
          <w:tcPr>
            <w:tcW w:w="0" w:type="auto"/>
            <w:tcBorders>
              <w:top w:val="single" w:sz="6" w:space="0" w:color="DEE2E6"/>
            </w:tcBorders>
            <w:hideMark/>
          </w:tcPr>
          <w:p w14:paraId="0EEA490F" w14:textId="77777777" w:rsidR="008C46E3" w:rsidRPr="008C46E3" w:rsidRDefault="008C46E3" w:rsidP="008C46E3">
            <w:pPr>
              <w:spacing w:after="0"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1.1</w:t>
            </w:r>
          </w:p>
        </w:tc>
        <w:tc>
          <w:tcPr>
            <w:tcW w:w="0" w:type="auto"/>
            <w:tcBorders>
              <w:top w:val="single" w:sz="6" w:space="0" w:color="DEE2E6"/>
            </w:tcBorders>
            <w:hideMark/>
          </w:tcPr>
          <w:p w14:paraId="4D018C28" w14:textId="77777777" w:rsidR="008C46E3" w:rsidRPr="008C46E3" w:rsidRDefault="008C46E3" w:rsidP="008C46E3">
            <w:pPr>
              <w:spacing w:after="0"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Steve Ryan</w:t>
            </w:r>
          </w:p>
        </w:tc>
        <w:tc>
          <w:tcPr>
            <w:tcW w:w="0" w:type="auto"/>
            <w:tcBorders>
              <w:top w:val="single" w:sz="6" w:space="0" w:color="DEE2E6"/>
            </w:tcBorders>
            <w:hideMark/>
          </w:tcPr>
          <w:p w14:paraId="4F6AADDA" w14:textId="77777777" w:rsidR="008C46E3" w:rsidRPr="008C46E3" w:rsidRDefault="008C46E3" w:rsidP="008C46E3">
            <w:pPr>
              <w:spacing w:after="0"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ID review</w:t>
            </w:r>
          </w:p>
        </w:tc>
      </w:tr>
      <w:tr w:rsidR="008C46E3" w:rsidRPr="008C46E3" w14:paraId="235FF1FA" w14:textId="77777777" w:rsidTr="008C46E3">
        <w:tc>
          <w:tcPr>
            <w:tcW w:w="0" w:type="auto"/>
            <w:tcBorders>
              <w:top w:val="single" w:sz="6" w:space="0" w:color="DEE2E6"/>
            </w:tcBorders>
            <w:hideMark/>
          </w:tcPr>
          <w:p w14:paraId="6BB951F9" w14:textId="77777777" w:rsidR="008C46E3" w:rsidRPr="008C46E3" w:rsidRDefault="008C46E3" w:rsidP="008C46E3">
            <w:pPr>
              <w:spacing w:after="0"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2020-10-05</w:t>
            </w:r>
          </w:p>
        </w:tc>
        <w:tc>
          <w:tcPr>
            <w:tcW w:w="0" w:type="auto"/>
            <w:tcBorders>
              <w:top w:val="single" w:sz="6" w:space="0" w:color="DEE2E6"/>
            </w:tcBorders>
            <w:hideMark/>
          </w:tcPr>
          <w:p w14:paraId="3F8AB7D1" w14:textId="77777777" w:rsidR="008C46E3" w:rsidRPr="008C46E3" w:rsidRDefault="008C46E3" w:rsidP="008C46E3">
            <w:pPr>
              <w:spacing w:after="0"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1.0</w:t>
            </w:r>
          </w:p>
        </w:tc>
        <w:tc>
          <w:tcPr>
            <w:tcW w:w="0" w:type="auto"/>
            <w:tcBorders>
              <w:top w:val="single" w:sz="6" w:space="0" w:color="DEE2E6"/>
            </w:tcBorders>
            <w:hideMark/>
          </w:tcPr>
          <w:p w14:paraId="47BA983B" w14:textId="77777777" w:rsidR="008C46E3" w:rsidRPr="008C46E3" w:rsidRDefault="008C46E3" w:rsidP="008C46E3">
            <w:pPr>
              <w:spacing w:after="0"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 xml:space="preserve">Sandip </w:t>
            </w:r>
            <w:proofErr w:type="spellStart"/>
            <w:r w:rsidRPr="008C46E3">
              <w:rPr>
                <w:rFonts w:ascii="Segoe UI" w:eastAsia="Times New Roman" w:hAnsi="Segoe UI" w:cs="Segoe UI"/>
                <w:color w:val="212529"/>
                <w:sz w:val="24"/>
                <w:szCs w:val="24"/>
                <w:lang w:eastAsia="en-IN"/>
              </w:rPr>
              <w:t>Saha</w:t>
            </w:r>
            <w:proofErr w:type="spellEnd"/>
            <w:r w:rsidRPr="008C46E3">
              <w:rPr>
                <w:rFonts w:ascii="Segoe UI" w:eastAsia="Times New Roman" w:hAnsi="Segoe UI" w:cs="Segoe UI"/>
                <w:color w:val="212529"/>
                <w:sz w:val="24"/>
                <w:szCs w:val="24"/>
                <w:lang w:eastAsia="en-IN"/>
              </w:rPr>
              <w:t xml:space="preserve"> Joy</w:t>
            </w:r>
          </w:p>
        </w:tc>
        <w:tc>
          <w:tcPr>
            <w:tcW w:w="0" w:type="auto"/>
            <w:tcBorders>
              <w:top w:val="single" w:sz="6" w:space="0" w:color="DEE2E6"/>
            </w:tcBorders>
            <w:hideMark/>
          </w:tcPr>
          <w:p w14:paraId="5C6ED7F6" w14:textId="77777777" w:rsidR="008C46E3" w:rsidRPr="008C46E3" w:rsidRDefault="008C46E3" w:rsidP="008C46E3">
            <w:pPr>
              <w:spacing w:after="0" w:line="240" w:lineRule="auto"/>
              <w:rPr>
                <w:rFonts w:ascii="Segoe UI" w:eastAsia="Times New Roman" w:hAnsi="Segoe UI" w:cs="Segoe UI"/>
                <w:color w:val="212529"/>
                <w:sz w:val="24"/>
                <w:szCs w:val="24"/>
                <w:lang w:eastAsia="en-IN"/>
              </w:rPr>
            </w:pPr>
            <w:r w:rsidRPr="008C46E3">
              <w:rPr>
                <w:rFonts w:ascii="Segoe UI" w:eastAsia="Times New Roman" w:hAnsi="Segoe UI" w:cs="Segoe UI"/>
                <w:color w:val="212529"/>
                <w:sz w:val="24"/>
                <w:szCs w:val="24"/>
                <w:lang w:eastAsia="en-IN"/>
              </w:rPr>
              <w:t>Initial version created</w:t>
            </w:r>
          </w:p>
        </w:tc>
      </w:tr>
    </w:tbl>
    <w:p w14:paraId="32D2D618" w14:textId="77777777" w:rsidR="008C46E3" w:rsidRPr="008C46E3" w:rsidRDefault="008C46E3" w:rsidP="008C46E3">
      <w:pPr>
        <w:spacing w:after="100" w:afterAutospacing="1" w:line="240" w:lineRule="auto"/>
        <w:jc w:val="center"/>
        <w:outlineLvl w:val="2"/>
        <w:rPr>
          <w:rFonts w:ascii="Segoe UI" w:eastAsia="Times New Roman" w:hAnsi="Segoe UI" w:cs="Segoe UI"/>
          <w:color w:val="212529"/>
          <w:sz w:val="27"/>
          <w:szCs w:val="27"/>
          <w:lang w:eastAsia="en-IN"/>
        </w:rPr>
      </w:pPr>
      <w:r w:rsidRPr="008C46E3">
        <w:rPr>
          <w:rFonts w:ascii="Segoe UI" w:eastAsia="Times New Roman" w:hAnsi="Segoe UI" w:cs="Segoe UI"/>
          <w:color w:val="212529"/>
          <w:sz w:val="27"/>
          <w:szCs w:val="27"/>
          <w:lang w:eastAsia="en-IN"/>
        </w:rPr>
        <w:t>© IBM Corporation 2020. All rights reserved.</w:t>
      </w:r>
    </w:p>
    <w:p w14:paraId="5CF6E054" w14:textId="77777777" w:rsidR="009037CF" w:rsidRDefault="009037CF"/>
    <w:sectPr w:rsidR="009037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7728B"/>
    <w:multiLevelType w:val="multilevel"/>
    <w:tmpl w:val="3FCCDB3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8210F8"/>
    <w:multiLevelType w:val="multilevel"/>
    <w:tmpl w:val="49662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6357D3"/>
    <w:multiLevelType w:val="multilevel"/>
    <w:tmpl w:val="F82EC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910924"/>
    <w:multiLevelType w:val="multilevel"/>
    <w:tmpl w:val="D86EB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730810"/>
    <w:multiLevelType w:val="multilevel"/>
    <w:tmpl w:val="F65A7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E12EBB"/>
    <w:multiLevelType w:val="multilevel"/>
    <w:tmpl w:val="09FC842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B3573B"/>
    <w:multiLevelType w:val="multilevel"/>
    <w:tmpl w:val="8DCA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1059C2"/>
    <w:multiLevelType w:val="multilevel"/>
    <w:tmpl w:val="6346DA8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C67566D"/>
    <w:multiLevelType w:val="multilevel"/>
    <w:tmpl w:val="A80E8DA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5"/>
  </w:num>
  <w:num w:numId="4">
    <w:abstractNumId w:val="4"/>
  </w:num>
  <w:num w:numId="5">
    <w:abstractNumId w:val="7"/>
  </w:num>
  <w:num w:numId="6">
    <w:abstractNumId w:val="8"/>
  </w:num>
  <w:num w:numId="7">
    <w:abstractNumId w:val="0"/>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BFF"/>
    <w:rsid w:val="00081BFF"/>
    <w:rsid w:val="008C46E3"/>
    <w:rsid w:val="009037CF"/>
    <w:rsid w:val="00B119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13B718A2-EF67-42D3-BBA5-382E4C9D3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C46E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8C46E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8C46E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46E3"/>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8C46E3"/>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8C46E3"/>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8C46E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C46E3"/>
    <w:rPr>
      <w:b/>
      <w:bCs/>
    </w:rPr>
  </w:style>
  <w:style w:type="character" w:styleId="Hyperlink">
    <w:name w:val="Hyperlink"/>
    <w:basedOn w:val="DefaultParagraphFont"/>
    <w:uiPriority w:val="99"/>
    <w:semiHidden/>
    <w:unhideWhenUsed/>
    <w:rsid w:val="008C46E3"/>
    <w:rPr>
      <w:color w:val="0000FF"/>
      <w:u w:val="single"/>
    </w:rPr>
  </w:style>
  <w:style w:type="character" w:styleId="Emphasis">
    <w:name w:val="Emphasis"/>
    <w:basedOn w:val="DefaultParagraphFont"/>
    <w:uiPriority w:val="20"/>
    <w:qFormat/>
    <w:rsid w:val="008C46E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500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eativecommons.org/publicdomain/zero/1.0/" TargetMode="External"/><Relationship Id="rId13" Type="http://schemas.openxmlformats.org/officeDocument/2006/relationships/image" Target="media/image4.png"/><Relationship Id="rId18" Type="http://schemas.openxmlformats.org/officeDocument/2006/relationships/hyperlink" Target="https://www.linkedin.com/in/stevelryan?cm_mmc=Email_Newsletter-_-Developer_Ed%2BTech-_-WW_WW-_-SkillsNetwork-Courses-IBMDeveloperSkillsNetwork-DV0130EN-SkillsNetwork-20531073&amp;cm_mmca1=000026UJ&amp;cm_mmca2=10006555&amp;cm_mmca3=M12345678&amp;cvosrc=email.Newsletter.M12345678&amp;cvo_campaign=000026UJ" TargetMode="External"/><Relationship Id="rId3" Type="http://schemas.openxmlformats.org/officeDocument/2006/relationships/settings" Target="settings.xml"/><Relationship Id="rId7" Type="http://schemas.openxmlformats.org/officeDocument/2006/relationships/hyperlink" Target="https://www.kaggle.com/gagandeep16/car-sales?cm_mmc=Email_Newsletter-_-Developer_Ed%2BTech-_-WW_WW-_-SkillsNetwork-Courses-IBMDeveloperSkillsNetwork-DV0130EN-SkillsNetwork-20531073&amp;cm_mmca1=000026UJ&amp;cm_mmca2=10006555&amp;cm_mmca3=M12345678&amp;cvosrc=email.Newsletter.M12345678&amp;cvo_campaign=000026UJ" TargetMode="External"/><Relationship Id="rId12" Type="http://schemas.openxmlformats.org/officeDocument/2006/relationships/image" Target="media/image3.png"/><Relationship Id="rId17" Type="http://schemas.openxmlformats.org/officeDocument/2006/relationships/hyperlink" Target="https://www.linkedin.com/in/sandipsahajoy?cm_mmc=Email_Newsletter-_-Developer_Ed%2BTech-_-WW_WW-_-SkillsNetwork-Courses-IBMDeveloperSkillsNetwork-DV0130EN-SkillsNetwork-20531073&amp;cm_mmca1=000026UJ&amp;cm_mmca2=10006555&amp;cm_mmca3=M12345678&amp;cvosrc=email.Newsletter.M12345678&amp;cvo_campaign=000026UJ"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ocl.us/IBMDeveloperSkillsNetwork-DA0130EN-HandsOnLab-1" TargetMode="External"/><Relationship Id="rId11" Type="http://schemas.openxmlformats.org/officeDocument/2006/relationships/image" Target="media/image2.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s://cf-courses-data.s3.us.cloud-object-storage.appdomain.cloud/IBMDeveloperSkillsNetwork-DV0130EN-SkillsNetwork/Hands-on%20Labs/Lab%203%20-%20Creating%20a%20Simple%20Dashboard%20with%20Excel/Car_Sales_Kaggle_DV0130EN_Lab3_Ex2Start.xlsx"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f-courses-data.s3.us.cloud-object-storage.appdomain.cloud/IBMDeveloperSkillsNetwork-DV0130EN-SkillsNetwork/Hands-on%20Labs/Lab%203%20-%20Creating%20a%20Simple%20Dashboard%20with%20Excel/Car_Sales_Kaggle_DV0130EN_Lab3_Start.xlsx"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7</Pages>
  <Words>1069</Words>
  <Characters>6095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Karnwal</dc:creator>
  <cp:keywords/>
  <dc:description/>
  <cp:lastModifiedBy>Shivani Karnwal</cp:lastModifiedBy>
  <cp:revision>2</cp:revision>
  <dcterms:created xsi:type="dcterms:W3CDTF">2020-12-12T19:22:00Z</dcterms:created>
  <dcterms:modified xsi:type="dcterms:W3CDTF">2020-12-13T07:09:00Z</dcterms:modified>
</cp:coreProperties>
</file>